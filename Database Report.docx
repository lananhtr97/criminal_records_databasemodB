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16557239"/>
        <w:docPartObj>
          <w:docPartGallery w:val="Cover Pages"/>
          <w:docPartUnique/>
        </w:docPartObj>
      </w:sdtPr>
      <w:sdtEndPr>
        <w:rPr>
          <w:rFonts w:eastAsia="Times New Roman" w:cstheme="minorHAnsi"/>
          <w:color w:val="000000"/>
          <w:sz w:val="24"/>
          <w:szCs w:val="24"/>
        </w:rPr>
      </w:sdtEndPr>
      <w:sdtContent>
        <w:p w14:paraId="016377FD" w14:textId="00C258A1" w:rsidR="001F562B" w:rsidRDefault="001F562B" w:rsidP="00CE63B6">
          <w:pPr>
            <w:pStyle w:val="NoSpacing"/>
            <w:spacing w:before="840" w:after="840"/>
            <w:jc w:val="center"/>
            <w:rPr>
              <w:color w:val="4472C4" w:themeColor="accent1"/>
            </w:rPr>
          </w:pPr>
          <w:r w:rsidRPr="00D85298">
            <w:rPr>
              <w:rFonts w:eastAsia="Times New Roman" w:cstheme="minorHAnsi"/>
              <w:noProof/>
            </w:rPr>
            <w:drawing>
              <wp:inline distT="0" distB="0" distL="0" distR="0" wp14:anchorId="64FE429B" wp14:editId="13FD923E">
                <wp:extent cx="1676400" cy="1676400"/>
                <wp:effectExtent l="0" t="0" r="0" b="0"/>
                <wp:docPr id="32" name="Picture 32" descr="page1image5370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37075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8B56C08053046D18FA2E0DD9D879D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FED649" w14:textId="2A624B4F" w:rsidR="001F562B" w:rsidRDefault="001F562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1F562B">
                <w:rPr>
                  <w:rFonts w:asciiTheme="majorHAnsi" w:eastAsiaTheme="majorEastAsia" w:hAnsiTheme="majorHAnsi" w:cstheme="majorBidi"/>
                  <w:caps/>
                  <w:color w:val="4472C4" w:themeColor="accent1"/>
                  <w:sz w:val="72"/>
                  <w:szCs w:val="72"/>
                </w:rPr>
                <w:t>Univertity of messina</w:t>
              </w:r>
            </w:p>
          </w:sdtContent>
        </w:sdt>
        <w:sdt>
          <w:sdtPr>
            <w:rPr>
              <w:b/>
              <w:bCs/>
              <w:sz w:val="36"/>
              <w:szCs w:val="36"/>
            </w:rPr>
            <w:alias w:val="Subtitle"/>
            <w:tag w:val=""/>
            <w:id w:val="328029620"/>
            <w:placeholder>
              <w:docPart w:val="472E77B91A5B41D28CFE5D7FA904CACA"/>
            </w:placeholder>
            <w:dataBinding w:prefixMappings="xmlns:ns0='http://purl.org/dc/elements/1.1/' xmlns:ns1='http://schemas.openxmlformats.org/package/2006/metadata/core-properties' " w:xpath="/ns1:coreProperties[1]/ns0:subject[1]" w:storeItemID="{6C3C8BC8-F283-45AE-878A-BAB7291924A1}"/>
            <w:text/>
          </w:sdtPr>
          <w:sdtContent>
            <w:p w14:paraId="4E6FA342" w14:textId="1356E1F5" w:rsidR="001F562B" w:rsidRPr="001F562B" w:rsidRDefault="001F562B">
              <w:pPr>
                <w:pStyle w:val="NoSpacing"/>
                <w:jc w:val="center"/>
                <w:rPr>
                  <w:color w:val="4472C4" w:themeColor="accent1"/>
                  <w:sz w:val="36"/>
                  <w:szCs w:val="36"/>
                </w:rPr>
              </w:pPr>
              <w:r w:rsidRPr="001F562B">
                <w:rPr>
                  <w:b/>
                  <w:bCs/>
                  <w:sz w:val="36"/>
                  <w:szCs w:val="36"/>
                </w:rPr>
                <w:t>DEPARTMENT</w:t>
              </w:r>
            </w:p>
          </w:sdtContent>
        </w:sdt>
        <w:p w14:paraId="0783A46F" w14:textId="277AC222" w:rsidR="001F562B" w:rsidRPr="001F562B" w:rsidRDefault="001F562B" w:rsidP="001F562B">
          <w:pPr>
            <w:pStyle w:val="NormalWeb"/>
            <w:jc w:val="center"/>
            <w:rPr>
              <w:rFonts w:asciiTheme="minorHAnsi" w:hAnsiTheme="minorHAnsi" w:cstheme="minorHAnsi"/>
              <w:b/>
              <w:bCs/>
              <w:sz w:val="28"/>
              <w:szCs w:val="28"/>
            </w:rPr>
          </w:pPr>
          <w:r w:rsidRPr="001F562B">
            <w:rPr>
              <w:rFonts w:asciiTheme="minorHAnsi" w:hAnsiTheme="minorHAnsi" w:cstheme="minorHAnsi"/>
              <w:noProof/>
              <w:color w:val="4472C4" w:themeColor="accent1"/>
              <w:sz w:val="28"/>
              <w:szCs w:val="28"/>
            </w:rPr>
            <mc:AlternateContent>
              <mc:Choice Requires="wps">
                <w:drawing>
                  <wp:anchor distT="0" distB="0" distL="114300" distR="114300" simplePos="0" relativeHeight="251659264" behindDoc="0" locked="0" layoutInCell="1" allowOverlap="1" wp14:anchorId="26E99A4D" wp14:editId="6AD14D0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3FEA0" w14:textId="794D7512" w:rsidR="001F562B" w:rsidRPr="00D85298" w:rsidRDefault="001F562B" w:rsidP="001F562B">
                                <w:pPr>
                                  <w:rPr>
                                    <w:rFonts w:eastAsia="Times New Roman" w:cstheme="minorHAnsi"/>
                                  </w:rPr>
                                </w:pPr>
                                <w:r w:rsidRPr="00D85298">
                                  <w:rPr>
                                    <w:rFonts w:eastAsia="Times New Roman" w:cstheme="minorHAnsi"/>
                                  </w:rPr>
                                  <w:t>By: T</w:t>
                                </w:r>
                                <w:r>
                                  <w:rPr>
                                    <w:rFonts w:eastAsia="Times New Roman" w:cstheme="minorHAnsi"/>
                                  </w:rPr>
                                  <w:t xml:space="preserve">rinh </w:t>
                                </w:r>
                                <w:proofErr w:type="spellStart"/>
                                <w:r>
                                  <w:rPr>
                                    <w:rFonts w:eastAsia="Times New Roman" w:cstheme="minorHAnsi"/>
                                  </w:rPr>
                                  <w:t>Thi</w:t>
                                </w:r>
                                <w:proofErr w:type="spellEnd"/>
                                <w:r>
                                  <w:rPr>
                                    <w:rFonts w:eastAsia="Times New Roman" w:cstheme="minorHAnsi"/>
                                  </w:rPr>
                                  <w:t xml:space="preserve"> Lan Anh - 519161</w:t>
                                </w:r>
                              </w:p>
                              <w:p w14:paraId="446BF879" w14:textId="77777777" w:rsidR="001F562B" w:rsidRPr="00D85298" w:rsidRDefault="001F562B" w:rsidP="001F562B">
                                <w:pPr>
                                  <w:pBdr>
                                    <w:bottom w:val="single" w:sz="12" w:space="1" w:color="auto"/>
                                  </w:pBdr>
                                  <w:rPr>
                                    <w:rFonts w:eastAsia="Times New Roman" w:cstheme="minorHAnsi"/>
                                  </w:rPr>
                                </w:pPr>
                                <w:r w:rsidRPr="00D85298">
                                  <w:rPr>
                                    <w:rFonts w:eastAsia="Times New Roman" w:cstheme="minorHAnsi"/>
                                  </w:rPr>
                                  <w:t xml:space="preserve">Guided by: Professor </w:t>
                                </w:r>
                                <w:r w:rsidRPr="00F30C43">
                                  <w:rPr>
                                    <w:rFonts w:eastAsia="Times New Roman" w:cstheme="minorHAnsi"/>
                                  </w:rPr>
                                  <w:t>Antonio</w:t>
                                </w:r>
                                <w:r>
                                  <w:rPr>
                                    <w:rFonts w:eastAsia="Times New Roman" w:cstheme="minorHAnsi"/>
                                  </w:rPr>
                                  <w:t xml:space="preserve"> </w:t>
                                </w:r>
                                <w:proofErr w:type="spellStart"/>
                                <w:r w:rsidRPr="00F30C43">
                                  <w:rPr>
                                    <w:rFonts w:eastAsia="Times New Roman" w:cstheme="minorHAnsi"/>
                                  </w:rPr>
                                  <w:t>Celesti</w:t>
                                </w:r>
                                <w:proofErr w:type="spellEnd"/>
                              </w:p>
                              <w:p w14:paraId="15861DE5" w14:textId="70951F6A" w:rsidR="001F562B" w:rsidRDefault="001F562B" w:rsidP="001F562B">
                                <w:pPr>
                                  <w:pStyle w:val="NoSpacing"/>
                                  <w:jc w:val="center"/>
                                  <w:rPr>
                                    <w:color w:val="4472C4" w:themeColor="accent1"/>
                                  </w:rPr>
                                </w:pPr>
                                <w:r w:rsidRPr="00D85298">
                                  <w:rPr>
                                    <w:rFonts w:eastAsia="Times New Roman" w:cstheme="minorHAnsi"/>
                                  </w:rPr>
                                  <w:t>Academic year 20</w:t>
                                </w:r>
                                <w:r>
                                  <w:rPr>
                                    <w:rFonts w:eastAsia="Times New Roman" w:cstheme="minorHAnsi"/>
                                  </w:rPr>
                                  <w:t>2</w:t>
                                </w:r>
                                <w:r>
                                  <w:rPr>
                                    <w:rFonts w:eastAsia="Times New Roman" w:cstheme="minorHAnsi"/>
                                  </w:rPr>
                                  <w:t>1</w:t>
                                </w:r>
                                <w:r w:rsidRPr="00D85298">
                                  <w:rPr>
                                    <w:rFonts w:eastAsia="Times New Roman" w:cstheme="minorHAnsi"/>
                                  </w:rPr>
                                  <w:t>-20</w:t>
                                </w:r>
                                <w:r>
                                  <w:rPr>
                                    <w:rFonts w:eastAsia="Times New Roman" w:cstheme="minorHAnsi"/>
                                  </w:rPr>
                                  <w:t>2</w:t>
                                </w:r>
                                <w:r>
                                  <w:rPr>
                                    <w:rFonts w:eastAsia="Times New Roman" w:cstheme="minorHAnsi"/>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6E99A4D"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EA3FEA0" w14:textId="794D7512" w:rsidR="001F562B" w:rsidRPr="00D85298" w:rsidRDefault="001F562B" w:rsidP="001F562B">
                          <w:pPr>
                            <w:rPr>
                              <w:rFonts w:eastAsia="Times New Roman" w:cstheme="minorHAnsi"/>
                            </w:rPr>
                          </w:pPr>
                          <w:r w:rsidRPr="00D85298">
                            <w:rPr>
                              <w:rFonts w:eastAsia="Times New Roman" w:cstheme="minorHAnsi"/>
                            </w:rPr>
                            <w:t>By: T</w:t>
                          </w:r>
                          <w:r>
                            <w:rPr>
                              <w:rFonts w:eastAsia="Times New Roman" w:cstheme="minorHAnsi"/>
                            </w:rPr>
                            <w:t xml:space="preserve">rinh </w:t>
                          </w:r>
                          <w:proofErr w:type="spellStart"/>
                          <w:r>
                            <w:rPr>
                              <w:rFonts w:eastAsia="Times New Roman" w:cstheme="minorHAnsi"/>
                            </w:rPr>
                            <w:t>Thi</w:t>
                          </w:r>
                          <w:proofErr w:type="spellEnd"/>
                          <w:r>
                            <w:rPr>
                              <w:rFonts w:eastAsia="Times New Roman" w:cstheme="minorHAnsi"/>
                            </w:rPr>
                            <w:t xml:space="preserve"> Lan Anh - 519161</w:t>
                          </w:r>
                        </w:p>
                        <w:p w14:paraId="446BF879" w14:textId="77777777" w:rsidR="001F562B" w:rsidRPr="00D85298" w:rsidRDefault="001F562B" w:rsidP="001F562B">
                          <w:pPr>
                            <w:pBdr>
                              <w:bottom w:val="single" w:sz="12" w:space="1" w:color="auto"/>
                            </w:pBdr>
                            <w:rPr>
                              <w:rFonts w:eastAsia="Times New Roman" w:cstheme="minorHAnsi"/>
                            </w:rPr>
                          </w:pPr>
                          <w:r w:rsidRPr="00D85298">
                            <w:rPr>
                              <w:rFonts w:eastAsia="Times New Roman" w:cstheme="minorHAnsi"/>
                            </w:rPr>
                            <w:t xml:space="preserve">Guided by: Professor </w:t>
                          </w:r>
                          <w:r w:rsidRPr="00F30C43">
                            <w:rPr>
                              <w:rFonts w:eastAsia="Times New Roman" w:cstheme="minorHAnsi"/>
                            </w:rPr>
                            <w:t>Antonio</w:t>
                          </w:r>
                          <w:r>
                            <w:rPr>
                              <w:rFonts w:eastAsia="Times New Roman" w:cstheme="minorHAnsi"/>
                            </w:rPr>
                            <w:t xml:space="preserve"> </w:t>
                          </w:r>
                          <w:proofErr w:type="spellStart"/>
                          <w:r w:rsidRPr="00F30C43">
                            <w:rPr>
                              <w:rFonts w:eastAsia="Times New Roman" w:cstheme="minorHAnsi"/>
                            </w:rPr>
                            <w:t>Celesti</w:t>
                          </w:r>
                          <w:proofErr w:type="spellEnd"/>
                        </w:p>
                        <w:p w14:paraId="15861DE5" w14:textId="70951F6A" w:rsidR="001F562B" w:rsidRDefault="001F562B" w:rsidP="001F562B">
                          <w:pPr>
                            <w:pStyle w:val="NoSpacing"/>
                            <w:jc w:val="center"/>
                            <w:rPr>
                              <w:color w:val="4472C4" w:themeColor="accent1"/>
                            </w:rPr>
                          </w:pPr>
                          <w:r w:rsidRPr="00D85298">
                            <w:rPr>
                              <w:rFonts w:eastAsia="Times New Roman" w:cstheme="minorHAnsi"/>
                            </w:rPr>
                            <w:t>Academic year 20</w:t>
                          </w:r>
                          <w:r>
                            <w:rPr>
                              <w:rFonts w:eastAsia="Times New Roman" w:cstheme="minorHAnsi"/>
                            </w:rPr>
                            <w:t>2</w:t>
                          </w:r>
                          <w:r>
                            <w:rPr>
                              <w:rFonts w:eastAsia="Times New Roman" w:cstheme="minorHAnsi"/>
                            </w:rPr>
                            <w:t>1</w:t>
                          </w:r>
                          <w:r w:rsidRPr="00D85298">
                            <w:rPr>
                              <w:rFonts w:eastAsia="Times New Roman" w:cstheme="minorHAnsi"/>
                            </w:rPr>
                            <w:t>-20</w:t>
                          </w:r>
                          <w:r>
                            <w:rPr>
                              <w:rFonts w:eastAsia="Times New Roman" w:cstheme="minorHAnsi"/>
                            </w:rPr>
                            <w:t>2</w:t>
                          </w:r>
                          <w:r>
                            <w:rPr>
                              <w:rFonts w:eastAsia="Times New Roman" w:cstheme="minorHAnsi"/>
                            </w:rPr>
                            <w:t>2</w:t>
                          </w:r>
                        </w:p>
                      </w:txbxContent>
                    </v:textbox>
                    <w10:wrap anchorx="margin" anchory="page"/>
                  </v:shape>
                </w:pict>
              </mc:Fallback>
            </mc:AlternateContent>
          </w:r>
          <w:r w:rsidRPr="001F562B">
            <w:rPr>
              <w:rFonts w:asciiTheme="minorHAnsi" w:hAnsiTheme="minorHAnsi" w:cstheme="minorHAnsi"/>
              <w:b/>
              <w:bCs/>
              <w:sz w:val="28"/>
              <w:szCs w:val="28"/>
            </w:rPr>
            <w:t xml:space="preserve">MATHEMATICAL AND COMPUTER SCIENCE, PHYSICAL SCIENCES AND EARTH SCIENCES </w:t>
          </w:r>
        </w:p>
        <w:p w14:paraId="2C8F4A00" w14:textId="07273E09" w:rsidR="001F562B" w:rsidRPr="00543B35" w:rsidRDefault="001F562B" w:rsidP="001F562B">
          <w:pPr>
            <w:pStyle w:val="NormalWeb"/>
            <w:jc w:val="center"/>
            <w:rPr>
              <w:rFonts w:asciiTheme="minorHAnsi" w:hAnsiTheme="minorHAnsi" w:cstheme="minorHAnsi"/>
              <w:b/>
              <w:bCs/>
              <w:sz w:val="40"/>
              <w:szCs w:val="40"/>
            </w:rPr>
          </w:pPr>
          <w:r w:rsidRPr="00543B35">
            <w:rPr>
              <w:rFonts w:asciiTheme="minorHAnsi" w:hAnsiTheme="minorHAnsi" w:cstheme="minorHAnsi"/>
              <w:b/>
              <w:bCs/>
              <w:sz w:val="40"/>
              <w:szCs w:val="40"/>
            </w:rPr>
            <w:t>DEGREE COURSE:</w:t>
          </w:r>
        </w:p>
        <w:p w14:paraId="10169AF3" w14:textId="62634118" w:rsidR="001F562B" w:rsidRPr="00543B35" w:rsidRDefault="001F562B" w:rsidP="001F562B">
          <w:pPr>
            <w:pStyle w:val="NormalWeb"/>
            <w:pBdr>
              <w:bottom w:val="single" w:sz="12" w:space="1" w:color="auto"/>
            </w:pBdr>
            <w:jc w:val="center"/>
            <w:rPr>
              <w:rFonts w:asciiTheme="minorHAnsi" w:hAnsiTheme="minorHAnsi" w:cstheme="minorHAnsi"/>
              <w:sz w:val="36"/>
              <w:szCs w:val="36"/>
            </w:rPr>
          </w:pPr>
          <w:r>
            <w:rPr>
              <w:rFonts w:asciiTheme="minorHAnsi" w:hAnsiTheme="minorHAnsi" w:cstheme="minorHAnsi"/>
              <w:sz w:val="36"/>
              <w:szCs w:val="36"/>
            </w:rPr>
            <w:t>DATA ANALYSIS</w:t>
          </w:r>
        </w:p>
        <w:p w14:paraId="4E43118D" w14:textId="3BEB4E34" w:rsidR="001F562B" w:rsidRPr="00CE63B6" w:rsidRDefault="001F562B" w:rsidP="001F562B">
          <w:pPr>
            <w:jc w:val="center"/>
            <w:rPr>
              <w:rFonts w:eastAsia="Times New Roman" w:cstheme="minorHAnsi"/>
              <w:b/>
              <w:bCs/>
              <w:sz w:val="40"/>
              <w:szCs w:val="40"/>
            </w:rPr>
          </w:pPr>
          <w:r w:rsidRPr="00CE63B6">
            <w:rPr>
              <w:rFonts w:eastAsia="Times New Roman" w:cstheme="minorHAnsi"/>
              <w:b/>
              <w:bCs/>
              <w:sz w:val="40"/>
              <w:szCs w:val="40"/>
            </w:rPr>
            <w:t xml:space="preserve">DATABASE </w:t>
          </w:r>
          <w:r w:rsidRPr="00CE63B6">
            <w:rPr>
              <w:rFonts w:eastAsia="Times New Roman" w:cstheme="minorHAnsi"/>
              <w:b/>
              <w:bCs/>
              <w:sz w:val="40"/>
              <w:szCs w:val="40"/>
            </w:rPr>
            <w:t>MOD B</w:t>
          </w:r>
          <w:r w:rsidRPr="00CE63B6">
            <w:rPr>
              <w:rFonts w:eastAsia="Times New Roman" w:cstheme="minorHAnsi"/>
              <w:b/>
              <w:bCs/>
              <w:sz w:val="40"/>
              <w:szCs w:val="40"/>
            </w:rPr>
            <w:t xml:space="preserve"> PROJECT</w:t>
          </w:r>
        </w:p>
        <w:p w14:paraId="27B655C9" w14:textId="77777777" w:rsidR="001F562B" w:rsidRDefault="001F562B" w:rsidP="001F562B">
          <w:pPr>
            <w:jc w:val="center"/>
            <w:rPr>
              <w:rFonts w:eastAsia="Times New Roman" w:cstheme="minorHAnsi"/>
              <w:b/>
              <w:bCs/>
              <w:sz w:val="44"/>
              <w:szCs w:val="44"/>
            </w:rPr>
          </w:pPr>
          <w:r w:rsidRPr="000701F7">
            <w:rPr>
              <w:rFonts w:eastAsia="Times New Roman" w:cstheme="minorHAnsi"/>
              <w:b/>
              <w:bCs/>
              <w:sz w:val="44"/>
              <w:szCs w:val="44"/>
            </w:rPr>
            <w:t>IDENTIFY CRIMINAL ACTIVITIES IN CALL RECORDS</w:t>
          </w:r>
        </w:p>
        <w:p w14:paraId="2BD70022" w14:textId="1905D750" w:rsidR="001F562B" w:rsidRDefault="001F562B">
          <w:pPr>
            <w:pStyle w:val="NoSpacing"/>
            <w:spacing w:before="480"/>
            <w:jc w:val="center"/>
            <w:rPr>
              <w:color w:val="4472C4" w:themeColor="accent1"/>
            </w:rPr>
          </w:pPr>
        </w:p>
        <w:p w14:paraId="22966F64" w14:textId="4D21E002" w:rsidR="001F562B" w:rsidRDefault="001F562B">
          <w:pPr>
            <w:rPr>
              <w:rFonts w:eastAsia="Times New Roman" w:cstheme="minorHAnsi"/>
              <w:color w:val="000000"/>
              <w:sz w:val="24"/>
              <w:szCs w:val="24"/>
            </w:rPr>
          </w:pPr>
          <w:r>
            <w:rPr>
              <w:rFonts w:eastAsia="Times New Roman" w:cstheme="minorHAnsi"/>
              <w:color w:val="000000"/>
              <w:sz w:val="24"/>
              <w:szCs w:val="24"/>
            </w:rPr>
            <w:br w:type="page"/>
          </w:r>
        </w:p>
      </w:sdtContent>
    </w:sdt>
    <w:p w14:paraId="2EA7EA71" w14:textId="1F5F358F" w:rsidR="004A76E4" w:rsidRPr="00AB3714" w:rsidRDefault="00D353FC" w:rsidP="00207AC1">
      <w:pPr>
        <w:pStyle w:val="Heading1"/>
        <w:numPr>
          <w:ilvl w:val="0"/>
          <w:numId w:val="18"/>
        </w:numPr>
        <w:spacing w:before="0" w:line="360" w:lineRule="auto"/>
        <w:jc w:val="both"/>
        <w:rPr>
          <w:rFonts w:asciiTheme="minorHAnsi" w:hAnsiTheme="minorHAnsi" w:cstheme="minorHAnsi"/>
          <w:szCs w:val="28"/>
        </w:rPr>
      </w:pPr>
      <w:r w:rsidRPr="00AB3714">
        <w:rPr>
          <w:rFonts w:asciiTheme="minorHAnsi" w:hAnsiTheme="minorHAnsi" w:cstheme="minorHAnsi"/>
          <w:szCs w:val="28"/>
        </w:rPr>
        <w:lastRenderedPageBreak/>
        <w:t>Problem Addressed</w:t>
      </w:r>
    </w:p>
    <w:p w14:paraId="13A8E53E" w14:textId="1C7FA13D" w:rsidR="00D353FC" w:rsidRPr="00C629A8" w:rsidRDefault="00D353FC" w:rsidP="00207AC1">
      <w:pPr>
        <w:spacing w:after="0" w:line="360" w:lineRule="auto"/>
        <w:jc w:val="both"/>
        <w:rPr>
          <w:rFonts w:cstheme="minorHAnsi"/>
          <w:sz w:val="24"/>
          <w:szCs w:val="24"/>
        </w:rPr>
      </w:pPr>
      <w:r w:rsidRPr="00C629A8">
        <w:rPr>
          <w:rFonts w:cstheme="minorHAnsi"/>
          <w:sz w:val="24"/>
          <w:szCs w:val="24"/>
        </w:rPr>
        <w:t>Call records are a great source of information on real-life networks,</w:t>
      </w:r>
      <w:r w:rsidR="008E37DF">
        <w:rPr>
          <w:rFonts w:cstheme="minorHAnsi"/>
          <w:sz w:val="24"/>
          <w:szCs w:val="24"/>
        </w:rPr>
        <w:t xml:space="preserve"> </w:t>
      </w:r>
      <w:r w:rsidRPr="00C629A8">
        <w:rPr>
          <w:rFonts w:cstheme="minorHAnsi"/>
          <w:sz w:val="24"/>
          <w:szCs w:val="24"/>
        </w:rPr>
        <w:t>but finding insights from intricate datasets can be hard. It is now well known that mobile phone data can be a valuable asset for analysts tasked with the investigation of criminal activity. Phone operators are authorized to collect information about whom their users call, for how long and from where. In certain circumstances, that data can be used by law enforcement. But how can investigators find insights quickly within intricate, sometimes very large, networks of phone records data?</w:t>
      </w:r>
      <w:r w:rsidR="00D60324" w:rsidRPr="00C629A8">
        <w:rPr>
          <w:rFonts w:cstheme="minorHAnsi"/>
          <w:sz w:val="24"/>
          <w:szCs w:val="24"/>
        </w:rPr>
        <w:t xml:space="preserve"> </w:t>
      </w:r>
      <w:r w:rsidR="001F636C" w:rsidRPr="00C629A8">
        <w:rPr>
          <w:rFonts w:cstheme="minorHAnsi"/>
          <w:sz w:val="24"/>
          <w:szCs w:val="24"/>
        </w:rPr>
        <w:t>T</w:t>
      </w:r>
      <w:r w:rsidRPr="00C629A8">
        <w:rPr>
          <w:rFonts w:cstheme="minorHAnsi"/>
          <w:sz w:val="24"/>
          <w:szCs w:val="24"/>
        </w:rPr>
        <w:t>he first step for investigators wanting to leverage graph technology, is to model the data as a graph. The data, phone operators provide law enforcement with, is often tabular (a list) but inherently, phone record data constitute a graph, or a network, of devices linked together via calls. For years, investigators had to work with this data as tables and rows because the technology in use, relational databases, was built that way.</w:t>
      </w:r>
      <w:r w:rsidR="00AB3714">
        <w:rPr>
          <w:rFonts w:cstheme="minorHAnsi"/>
          <w:sz w:val="24"/>
          <w:szCs w:val="24"/>
        </w:rPr>
        <w:t xml:space="preserve"> Now we have so many types of database</w:t>
      </w:r>
      <w:r w:rsidR="00CE63B6">
        <w:rPr>
          <w:rFonts w:cstheme="minorHAnsi"/>
          <w:sz w:val="24"/>
          <w:szCs w:val="24"/>
        </w:rPr>
        <w:t>s</w:t>
      </w:r>
      <w:r w:rsidR="00AB3714">
        <w:rPr>
          <w:rFonts w:cstheme="minorHAnsi"/>
          <w:sz w:val="24"/>
          <w:szCs w:val="24"/>
        </w:rPr>
        <w:t xml:space="preserve"> to keep data in different way.</w:t>
      </w:r>
      <w:ins w:id="0" w:author="THI LAN ANH TRINH 519161" w:date="2023-07-16T22:18:00Z">
        <w:r w:rsidR="00AB3714">
          <w:rPr>
            <w:rFonts w:cstheme="minorHAnsi"/>
            <w:sz w:val="24"/>
            <w:szCs w:val="24"/>
          </w:rPr>
          <w:t xml:space="preserve"> Now we have so</w:t>
        </w:r>
      </w:ins>
      <w:ins w:id="1" w:author="THI LAN ANH TRINH 519161" w:date="2023-07-16T22:19:00Z">
        <w:r w:rsidR="00AB3714">
          <w:rPr>
            <w:rFonts w:cstheme="minorHAnsi"/>
            <w:sz w:val="24"/>
            <w:szCs w:val="24"/>
          </w:rPr>
          <w:t xml:space="preserve"> many types of </w:t>
        </w:r>
        <w:proofErr w:type="gramStart"/>
        <w:r w:rsidR="00AB3714">
          <w:rPr>
            <w:rFonts w:cstheme="minorHAnsi"/>
            <w:sz w:val="24"/>
            <w:szCs w:val="24"/>
          </w:rPr>
          <w:t>database</w:t>
        </w:r>
        <w:proofErr w:type="gramEnd"/>
        <w:r w:rsidR="00AB3714">
          <w:rPr>
            <w:rFonts w:cstheme="minorHAnsi"/>
            <w:sz w:val="24"/>
            <w:szCs w:val="24"/>
          </w:rPr>
          <w:t xml:space="preserve"> to keep the data.</w:t>
        </w:r>
      </w:ins>
      <w:r w:rsidR="00B50274" w:rsidRPr="00C629A8">
        <w:rPr>
          <w:rFonts w:cstheme="minorHAnsi"/>
          <w:sz w:val="24"/>
          <w:szCs w:val="24"/>
        </w:rPr>
        <w:t xml:space="preserve"> In this project I choose Neo4j and MongoDB database to make comparison between them to know which is better.</w:t>
      </w:r>
    </w:p>
    <w:p w14:paraId="2C6F91D7" w14:textId="7B9D78B5" w:rsidR="00D353FC" w:rsidRPr="00AB3714" w:rsidRDefault="00D353FC" w:rsidP="00AB3714">
      <w:pPr>
        <w:pStyle w:val="Heading1"/>
        <w:numPr>
          <w:ilvl w:val="0"/>
          <w:numId w:val="18"/>
        </w:numPr>
        <w:spacing w:before="0" w:line="360" w:lineRule="auto"/>
        <w:jc w:val="both"/>
        <w:rPr>
          <w:rFonts w:asciiTheme="minorHAnsi" w:hAnsiTheme="minorHAnsi" w:cstheme="minorHAnsi"/>
          <w:szCs w:val="28"/>
        </w:rPr>
      </w:pPr>
      <w:r w:rsidRPr="00AB3714">
        <w:rPr>
          <w:rFonts w:asciiTheme="minorHAnsi" w:hAnsiTheme="minorHAnsi" w:cstheme="minorHAnsi"/>
          <w:szCs w:val="28"/>
        </w:rPr>
        <w:t xml:space="preserve">DBMS Solution </w:t>
      </w:r>
      <w:r w:rsidR="0013328C" w:rsidRPr="00AB3714">
        <w:rPr>
          <w:rFonts w:asciiTheme="minorHAnsi" w:hAnsiTheme="minorHAnsi" w:cstheme="minorHAnsi"/>
          <w:szCs w:val="28"/>
        </w:rPr>
        <w:t>C</w:t>
      </w:r>
      <w:r w:rsidRPr="00AB3714">
        <w:rPr>
          <w:rFonts w:asciiTheme="minorHAnsi" w:hAnsiTheme="minorHAnsi" w:cstheme="minorHAnsi"/>
          <w:szCs w:val="28"/>
        </w:rPr>
        <w:t>onsidered</w:t>
      </w:r>
    </w:p>
    <w:p w14:paraId="12B92212" w14:textId="2BA6C302" w:rsidR="00D353FC" w:rsidRPr="00C629A8" w:rsidRDefault="00D353FC" w:rsidP="00207AC1">
      <w:pPr>
        <w:pStyle w:val="Heading2"/>
        <w:numPr>
          <w:ilvl w:val="0"/>
          <w:numId w:val="10"/>
        </w:numPr>
        <w:spacing w:before="0" w:beforeAutospacing="0" w:after="0" w:afterAutospacing="0" w:line="360" w:lineRule="auto"/>
        <w:jc w:val="both"/>
        <w:rPr>
          <w:rFonts w:cstheme="minorHAnsi"/>
          <w:szCs w:val="24"/>
        </w:rPr>
      </w:pPr>
      <w:r w:rsidRPr="00C629A8">
        <w:rPr>
          <w:rFonts w:cstheme="minorHAnsi"/>
          <w:szCs w:val="24"/>
        </w:rPr>
        <w:t>Neo4j</w:t>
      </w:r>
    </w:p>
    <w:p w14:paraId="7A5DD996" w14:textId="3CC348A2" w:rsidR="009009AF" w:rsidRPr="00C629A8" w:rsidRDefault="009009AF" w:rsidP="00207AC1">
      <w:pPr>
        <w:spacing w:after="0" w:line="360" w:lineRule="auto"/>
        <w:jc w:val="both"/>
        <w:rPr>
          <w:rFonts w:eastAsia="Times New Roman" w:cstheme="minorHAnsi"/>
          <w:color w:val="000000"/>
          <w:sz w:val="24"/>
          <w:szCs w:val="24"/>
        </w:rPr>
      </w:pPr>
      <w:r w:rsidRPr="00C629A8">
        <w:rPr>
          <w:rFonts w:eastAsia="Times New Roman" w:cstheme="minorHAnsi"/>
          <w:color w:val="000000"/>
          <w:sz w:val="24"/>
          <w:szCs w:val="24"/>
        </w:rPr>
        <w:t xml:space="preserve">Neo4j is the world's leading </w:t>
      </w:r>
      <w:proofErr w:type="gramStart"/>
      <w:r w:rsidRPr="00C629A8">
        <w:rPr>
          <w:rFonts w:eastAsia="Times New Roman" w:cstheme="minorHAnsi"/>
          <w:color w:val="000000"/>
          <w:sz w:val="24"/>
          <w:szCs w:val="24"/>
        </w:rPr>
        <w:t>open source</w:t>
      </w:r>
      <w:proofErr w:type="gramEnd"/>
      <w:r w:rsidRPr="00C629A8">
        <w:rPr>
          <w:rFonts w:eastAsia="Times New Roman" w:cstheme="minorHAnsi"/>
          <w:color w:val="000000"/>
          <w:sz w:val="24"/>
          <w:szCs w:val="24"/>
        </w:rPr>
        <w:t xml:space="preserve"> Graph Database which is developed using Java technology. It is highly scalable and schema free (NoSQL).</w:t>
      </w:r>
      <w:r w:rsidR="0013328C" w:rsidRPr="00C629A8">
        <w:rPr>
          <w:rFonts w:eastAsia="Times New Roman" w:cstheme="minorHAnsi"/>
          <w:color w:val="000000"/>
          <w:sz w:val="24"/>
          <w:szCs w:val="24"/>
        </w:rPr>
        <w:t xml:space="preserve"> </w:t>
      </w:r>
      <w:r w:rsidRPr="00C629A8">
        <w:rPr>
          <w:rFonts w:eastAsia="Times New Roman" w:cstheme="minorHAnsi"/>
          <w:color w:val="000000"/>
          <w:sz w:val="24"/>
          <w:szCs w:val="24"/>
        </w:rPr>
        <w:t>A graph is composed of two elements - nodes (vertices) and relationships (edges).</w:t>
      </w:r>
      <w:r w:rsidR="0013328C" w:rsidRPr="00C629A8">
        <w:rPr>
          <w:rFonts w:eastAsia="Times New Roman" w:cstheme="minorHAnsi"/>
          <w:color w:val="000000"/>
          <w:sz w:val="24"/>
          <w:szCs w:val="24"/>
        </w:rPr>
        <w:t xml:space="preserve"> </w:t>
      </w:r>
      <w:r w:rsidRPr="00C629A8">
        <w:rPr>
          <w:rFonts w:eastAsia="Times New Roman" w:cstheme="minorHAnsi"/>
          <w:color w:val="000000"/>
          <w:sz w:val="24"/>
          <w:szCs w:val="24"/>
        </w:rPr>
        <w:t>Graph database is a database used to model the data in the form of graph. In here, the nodes of a graph depict the entities while the relationships depict the association of these nodes.</w:t>
      </w:r>
      <w:r w:rsidR="0013328C" w:rsidRPr="00C629A8">
        <w:rPr>
          <w:rFonts w:eastAsia="Times New Roman" w:cstheme="minorHAnsi"/>
          <w:color w:val="000000"/>
          <w:sz w:val="24"/>
          <w:szCs w:val="24"/>
        </w:rPr>
        <w:t xml:space="preserve"> </w:t>
      </w:r>
      <w:r w:rsidRPr="00C629A8">
        <w:rPr>
          <w:rFonts w:eastAsia="Times New Roman" w:cstheme="minorHAnsi"/>
          <w:color w:val="000000"/>
          <w:sz w:val="24"/>
          <w:szCs w:val="24"/>
        </w:rPr>
        <w:t>Neo4j is a popular Graph Database.</w:t>
      </w:r>
      <w:r w:rsidR="00493F21" w:rsidRPr="00C629A8">
        <w:rPr>
          <w:rFonts w:eastAsia="Times New Roman" w:cstheme="minorHAnsi"/>
          <w:color w:val="000000"/>
          <w:sz w:val="24"/>
          <w:szCs w:val="24"/>
        </w:rPr>
        <w:t xml:space="preserve"> </w:t>
      </w:r>
      <w:r w:rsidRPr="00C629A8">
        <w:rPr>
          <w:rFonts w:eastAsia="Times New Roman" w:cstheme="minorHAnsi"/>
          <w:color w:val="000000"/>
          <w:sz w:val="24"/>
          <w:szCs w:val="24"/>
        </w:rPr>
        <w:t>Unlike other databases, graph databases store relationships and connections as first-class entities.</w:t>
      </w:r>
    </w:p>
    <w:p w14:paraId="4B48EDDD" w14:textId="63099234" w:rsidR="0013328C" w:rsidRPr="00C629A8" w:rsidRDefault="0013328C" w:rsidP="00207AC1">
      <w:pPr>
        <w:spacing w:after="0" w:line="360" w:lineRule="auto"/>
        <w:jc w:val="both"/>
        <w:rPr>
          <w:rFonts w:eastAsia="Times New Roman" w:cstheme="minorHAnsi"/>
          <w:color w:val="000000"/>
          <w:sz w:val="24"/>
          <w:szCs w:val="24"/>
        </w:rPr>
      </w:pPr>
      <w:r w:rsidRPr="00C629A8">
        <w:rPr>
          <w:rFonts w:cstheme="minorHAnsi"/>
          <w:color w:val="000000"/>
          <w:sz w:val="24"/>
          <w:szCs w:val="24"/>
        </w:rPr>
        <w:t>Advantages of Neo4j</w:t>
      </w:r>
    </w:p>
    <w:p w14:paraId="1203DEFE" w14:textId="77777777" w:rsidR="0013328C" w:rsidRPr="00C629A8" w:rsidRDefault="0013328C" w:rsidP="00207AC1">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Flexible data model − Neo4j provides a flexible simple and yet powerful data model, which can be easily changed according to the applications and industries.</w:t>
      </w:r>
    </w:p>
    <w:p w14:paraId="398E707E" w14:textId="77777777" w:rsidR="0013328C" w:rsidRPr="00C629A8" w:rsidRDefault="0013328C" w:rsidP="00207AC1">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Real-time insights − Neo4j provides results based on real-time data.</w:t>
      </w:r>
    </w:p>
    <w:p w14:paraId="287E70C9" w14:textId="77777777" w:rsidR="0013328C" w:rsidRPr="00C629A8" w:rsidRDefault="0013328C" w:rsidP="00207AC1">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High availability − Neo4j is highly available for large enterprise real-time applications with transactional guarantees.</w:t>
      </w:r>
    </w:p>
    <w:p w14:paraId="15B98EC9" w14:textId="77777777" w:rsidR="0013328C" w:rsidRPr="00C629A8" w:rsidRDefault="0013328C" w:rsidP="00207AC1">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lastRenderedPageBreak/>
        <w:t>Connected and semi structures data − Using Neo4j, you can easily represent connected and semi-structured data.</w:t>
      </w:r>
    </w:p>
    <w:p w14:paraId="0AA77E9A" w14:textId="77777777" w:rsidR="0013328C" w:rsidRPr="00C629A8" w:rsidRDefault="0013328C" w:rsidP="00207AC1">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Easy retrieval − Using Neo4j, you can not only represent but also easily retrieve (traverse/navigate) connected data faster when compared to other databases.</w:t>
      </w:r>
    </w:p>
    <w:p w14:paraId="56B09BA8" w14:textId="77777777" w:rsidR="0013328C" w:rsidRPr="00C629A8" w:rsidRDefault="0013328C" w:rsidP="00207AC1">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Cypher query language − Neo4j provides a declarative query language to represent the graph visually, using an ascii-art syntax. The commands of this language are in human readable format and very easy to learn.</w:t>
      </w:r>
    </w:p>
    <w:p w14:paraId="7A6B1F9E" w14:textId="6FBEC803" w:rsidR="00AB3714" w:rsidRDefault="0013328C" w:rsidP="00AB3714">
      <w:pPr>
        <w:pStyle w:val="NormalWeb"/>
        <w:numPr>
          <w:ilvl w:val="0"/>
          <w:numId w:val="12"/>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No joins − Using Neo4j, it does NOT require complex joins to retrieve connected/related data as it is very easy to retrieve its adjacent node or relationship details without joins or indexes.</w:t>
      </w:r>
    </w:p>
    <w:p w14:paraId="3C8B5D7A" w14:textId="77777777" w:rsidR="00AB3714" w:rsidRPr="00AB3714" w:rsidRDefault="00AB3714" w:rsidP="00AB3714">
      <w:pPr>
        <w:pStyle w:val="NormalWeb"/>
        <w:spacing w:before="0" w:beforeAutospacing="0" w:after="0" w:afterAutospacing="0" w:line="360" w:lineRule="auto"/>
        <w:ind w:left="720"/>
        <w:jc w:val="both"/>
        <w:rPr>
          <w:rFonts w:asciiTheme="minorHAnsi" w:hAnsiTheme="minorHAnsi" w:cstheme="minorHAnsi"/>
          <w:color w:val="000000"/>
        </w:rPr>
      </w:pPr>
    </w:p>
    <w:p w14:paraId="7A01E60A" w14:textId="57852058" w:rsidR="00493F21" w:rsidRPr="00C629A8" w:rsidRDefault="00493F21" w:rsidP="00207AC1">
      <w:pPr>
        <w:pStyle w:val="Heading2"/>
        <w:numPr>
          <w:ilvl w:val="0"/>
          <w:numId w:val="10"/>
        </w:numPr>
        <w:spacing w:before="0" w:beforeAutospacing="0" w:after="0" w:afterAutospacing="0" w:line="360" w:lineRule="auto"/>
        <w:jc w:val="both"/>
        <w:rPr>
          <w:rFonts w:cstheme="minorHAnsi"/>
          <w:szCs w:val="24"/>
        </w:rPr>
      </w:pPr>
      <w:r w:rsidRPr="00C629A8">
        <w:rPr>
          <w:rFonts w:cstheme="minorHAnsi"/>
          <w:szCs w:val="24"/>
        </w:rPr>
        <w:t>MongoDB</w:t>
      </w:r>
    </w:p>
    <w:p w14:paraId="3C5BDE76" w14:textId="0A864B37" w:rsidR="009009AF" w:rsidRPr="00C629A8" w:rsidRDefault="00493F21" w:rsidP="00207AC1">
      <w:pPr>
        <w:spacing w:after="0" w:line="360" w:lineRule="auto"/>
        <w:jc w:val="both"/>
        <w:rPr>
          <w:rFonts w:eastAsia="Times New Roman" w:cstheme="minorHAnsi"/>
          <w:color w:val="000000"/>
          <w:sz w:val="24"/>
          <w:szCs w:val="24"/>
        </w:rPr>
      </w:pPr>
      <w:r w:rsidRPr="00C629A8">
        <w:rPr>
          <w:rFonts w:cstheme="minorHAnsi"/>
          <w:color w:val="000000"/>
          <w:sz w:val="24"/>
          <w:szCs w:val="24"/>
          <w:shd w:val="clear" w:color="auto" w:fill="FFFFFF"/>
        </w:rPr>
        <w:t xml:space="preserve">MongoDB is a cross-platform, </w:t>
      </w:r>
      <w:proofErr w:type="gramStart"/>
      <w:r w:rsidRPr="00C629A8">
        <w:rPr>
          <w:rFonts w:cstheme="minorHAnsi"/>
          <w:color w:val="000000"/>
          <w:sz w:val="24"/>
          <w:szCs w:val="24"/>
          <w:shd w:val="clear" w:color="auto" w:fill="FFFFFF"/>
        </w:rPr>
        <w:t>document oriented</w:t>
      </w:r>
      <w:proofErr w:type="gramEnd"/>
      <w:r w:rsidRPr="00C629A8">
        <w:rPr>
          <w:rFonts w:cstheme="minorHAnsi"/>
          <w:color w:val="000000"/>
          <w:sz w:val="24"/>
          <w:szCs w:val="24"/>
          <w:shd w:val="clear" w:color="auto" w:fill="FFFFFF"/>
        </w:rPr>
        <w:t xml:space="preserve"> database that </w:t>
      </w:r>
      <w:proofErr w:type="gramStart"/>
      <w:r w:rsidRPr="00C629A8">
        <w:rPr>
          <w:rFonts w:cstheme="minorHAnsi"/>
          <w:color w:val="000000"/>
          <w:sz w:val="24"/>
          <w:szCs w:val="24"/>
          <w:shd w:val="clear" w:color="auto" w:fill="FFFFFF"/>
        </w:rPr>
        <w:t>provides,</w:t>
      </w:r>
      <w:proofErr w:type="gramEnd"/>
      <w:r w:rsidRPr="00C629A8">
        <w:rPr>
          <w:rFonts w:cstheme="minorHAnsi"/>
          <w:color w:val="000000"/>
          <w:sz w:val="24"/>
          <w:szCs w:val="24"/>
          <w:shd w:val="clear" w:color="auto" w:fill="FFFFFF"/>
        </w:rPr>
        <w:t xml:space="preserve"> high performance, high availability, and easy scalability. MongoDB works on </w:t>
      </w:r>
      <w:proofErr w:type="gramStart"/>
      <w:r w:rsidRPr="00C629A8">
        <w:rPr>
          <w:rFonts w:cstheme="minorHAnsi"/>
          <w:color w:val="000000"/>
          <w:sz w:val="24"/>
          <w:szCs w:val="24"/>
          <w:shd w:val="clear" w:color="auto" w:fill="FFFFFF"/>
        </w:rPr>
        <w:t>concept</w:t>
      </w:r>
      <w:proofErr w:type="gramEnd"/>
      <w:r w:rsidRPr="00C629A8">
        <w:rPr>
          <w:rFonts w:cstheme="minorHAnsi"/>
          <w:color w:val="000000"/>
          <w:sz w:val="24"/>
          <w:szCs w:val="24"/>
          <w:shd w:val="clear" w:color="auto" w:fill="FFFFFF"/>
        </w:rPr>
        <w:t xml:space="preserve"> of collection and document.</w:t>
      </w:r>
    </w:p>
    <w:p w14:paraId="3CBA58D8" w14:textId="0168EFA3" w:rsidR="009009AF" w:rsidRPr="00C629A8" w:rsidRDefault="009009AF" w:rsidP="00207AC1">
      <w:pPr>
        <w:spacing w:after="0" w:line="360" w:lineRule="auto"/>
        <w:jc w:val="both"/>
        <w:rPr>
          <w:rFonts w:eastAsia="Times New Roman" w:cstheme="minorHAnsi"/>
          <w:color w:val="000000"/>
          <w:sz w:val="24"/>
          <w:szCs w:val="24"/>
        </w:rPr>
      </w:pPr>
      <w:r w:rsidRPr="00C629A8">
        <w:rPr>
          <w:rFonts w:eastAsia="Times New Roman" w:cstheme="minorHAnsi"/>
          <w:color w:val="000000"/>
          <w:sz w:val="24"/>
          <w:szCs w:val="24"/>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r w:rsidR="00493F21" w:rsidRPr="00C629A8">
        <w:rPr>
          <w:rFonts w:eastAsia="Times New Roman" w:cstheme="minorHAnsi"/>
          <w:color w:val="000000"/>
          <w:sz w:val="24"/>
          <w:szCs w:val="24"/>
        </w:rPr>
        <w:t xml:space="preserve"> </w:t>
      </w:r>
      <w:r w:rsidRPr="00C629A8">
        <w:rPr>
          <w:rFonts w:eastAsia="Times New Roman" w:cstheme="minorHAnsi"/>
          <w:color w:val="000000"/>
          <w:sz w:val="24"/>
          <w:szCs w:val="24"/>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01B3F515" w14:textId="77777777" w:rsidR="00493F21" w:rsidRPr="00C629A8" w:rsidRDefault="009009AF" w:rsidP="00207AC1">
      <w:pPr>
        <w:pStyle w:val="NormalWeb"/>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Any relational database has a typical schema design that shows number of tables and the relationship between these tables. While in MongoDB, there is no concept of relationship.</w:t>
      </w:r>
    </w:p>
    <w:p w14:paraId="45C42194" w14:textId="10D2CA9F" w:rsidR="009009AF" w:rsidRPr="00C629A8" w:rsidRDefault="009009AF" w:rsidP="00207AC1">
      <w:pPr>
        <w:pStyle w:val="NormalWeb"/>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Advantages of MongoDB over RDBMS</w:t>
      </w:r>
    </w:p>
    <w:p w14:paraId="1048FACB"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Schema less − MongoDB is a document database in which one collection holds different documents. Number of fields, content and size of the document can differ from one document to another.</w:t>
      </w:r>
    </w:p>
    <w:p w14:paraId="5AC9F0EC"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Structure of a single object is clear.</w:t>
      </w:r>
    </w:p>
    <w:p w14:paraId="102C69E6"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No complex joins.</w:t>
      </w:r>
    </w:p>
    <w:p w14:paraId="12E76011"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lastRenderedPageBreak/>
        <w:t>Deep query-ability. MongoDB supports dynamic queries on documents using a document-based query language that's nearly as powerful as SQL.</w:t>
      </w:r>
    </w:p>
    <w:p w14:paraId="515D38E7"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Tuning.</w:t>
      </w:r>
    </w:p>
    <w:p w14:paraId="005CCFC3"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Ease of scale-out − MongoDB is easy to scale.</w:t>
      </w:r>
    </w:p>
    <w:p w14:paraId="039B1727" w14:textId="77777777" w:rsidR="009009AF" w:rsidRPr="00C629A8" w:rsidRDefault="009009AF" w:rsidP="00207AC1">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Conversion/mapping of application objects to database objects not needed.</w:t>
      </w:r>
    </w:p>
    <w:p w14:paraId="630506C4" w14:textId="548147FF" w:rsidR="00AB3714" w:rsidRPr="00AB3714" w:rsidRDefault="009009AF" w:rsidP="00AB3714">
      <w:pPr>
        <w:pStyle w:val="NormalWeb"/>
        <w:numPr>
          <w:ilvl w:val="0"/>
          <w:numId w:val="14"/>
        </w:numPr>
        <w:spacing w:before="0" w:beforeAutospacing="0" w:after="0" w:afterAutospacing="0" w:line="360" w:lineRule="auto"/>
        <w:jc w:val="both"/>
        <w:rPr>
          <w:rFonts w:asciiTheme="minorHAnsi" w:hAnsiTheme="minorHAnsi" w:cstheme="minorHAnsi"/>
          <w:color w:val="000000"/>
        </w:rPr>
      </w:pPr>
      <w:r w:rsidRPr="00C629A8">
        <w:rPr>
          <w:rFonts w:asciiTheme="minorHAnsi" w:hAnsiTheme="minorHAnsi" w:cstheme="minorHAnsi"/>
          <w:color w:val="000000"/>
        </w:rPr>
        <w:t>Uses internal memory for storing the (windowed) working set, enabling faster access of data.</w:t>
      </w:r>
    </w:p>
    <w:p w14:paraId="1C37B099" w14:textId="6A5247D8" w:rsidR="009009AF" w:rsidRPr="00AB3714" w:rsidRDefault="009009AF" w:rsidP="00AB3714">
      <w:pPr>
        <w:pStyle w:val="Heading1"/>
        <w:numPr>
          <w:ilvl w:val="0"/>
          <w:numId w:val="18"/>
        </w:numPr>
        <w:spacing w:before="0" w:line="360" w:lineRule="auto"/>
        <w:jc w:val="both"/>
        <w:rPr>
          <w:rFonts w:asciiTheme="minorHAnsi" w:hAnsiTheme="minorHAnsi" w:cstheme="minorHAnsi"/>
          <w:szCs w:val="28"/>
        </w:rPr>
      </w:pPr>
      <w:r w:rsidRPr="00AB3714">
        <w:rPr>
          <w:rFonts w:asciiTheme="minorHAnsi" w:hAnsiTheme="minorHAnsi" w:cstheme="minorHAnsi"/>
          <w:szCs w:val="28"/>
        </w:rPr>
        <w:t>Design</w:t>
      </w:r>
    </w:p>
    <w:p w14:paraId="036C7438" w14:textId="1EBF7DBA" w:rsidR="009009AF" w:rsidRPr="00C629A8" w:rsidRDefault="009009AF" w:rsidP="00207AC1">
      <w:pPr>
        <w:pStyle w:val="Heading2"/>
        <w:numPr>
          <w:ilvl w:val="0"/>
          <w:numId w:val="15"/>
        </w:numPr>
        <w:spacing w:before="0" w:beforeAutospacing="0" w:after="0" w:afterAutospacing="0" w:line="360" w:lineRule="auto"/>
        <w:jc w:val="both"/>
        <w:rPr>
          <w:rFonts w:cstheme="minorHAnsi"/>
          <w:szCs w:val="24"/>
        </w:rPr>
      </w:pPr>
      <w:r w:rsidRPr="00C629A8">
        <w:rPr>
          <w:rFonts w:cstheme="minorHAnsi"/>
          <w:szCs w:val="24"/>
        </w:rPr>
        <w:t>Neo4j Database Design</w:t>
      </w:r>
    </w:p>
    <w:p w14:paraId="15EF257E" w14:textId="127E1C6E" w:rsidR="009009AF" w:rsidRPr="00C629A8" w:rsidRDefault="009009AF" w:rsidP="00207AC1">
      <w:pPr>
        <w:pStyle w:val="ListParagraph"/>
        <w:spacing w:after="0" w:line="360" w:lineRule="auto"/>
        <w:jc w:val="both"/>
        <w:rPr>
          <w:rFonts w:cstheme="minorHAnsi"/>
          <w:sz w:val="24"/>
          <w:szCs w:val="24"/>
        </w:rPr>
      </w:pPr>
      <w:r w:rsidRPr="00C629A8">
        <w:rPr>
          <w:rFonts w:cstheme="minorHAnsi"/>
          <w:noProof/>
          <w:sz w:val="24"/>
          <w:szCs w:val="24"/>
        </w:rPr>
        <w:drawing>
          <wp:inline distT="0" distB="0" distL="0" distR="0" wp14:anchorId="0B1570A5" wp14:editId="73AD6B27">
            <wp:extent cx="4792980" cy="3978788"/>
            <wp:effectExtent l="0" t="0" r="7620" b="317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444" cy="3988304"/>
                    </a:xfrm>
                    <a:prstGeom prst="rect">
                      <a:avLst/>
                    </a:prstGeom>
                  </pic:spPr>
                </pic:pic>
              </a:graphicData>
            </a:graphic>
          </wp:inline>
        </w:drawing>
      </w:r>
    </w:p>
    <w:p w14:paraId="7667C722" w14:textId="77777777" w:rsidR="00611872" w:rsidRPr="00C629A8" w:rsidRDefault="00611872" w:rsidP="00207AC1">
      <w:pPr>
        <w:pStyle w:val="NormalWeb"/>
        <w:shd w:val="clear" w:color="auto" w:fill="FFFFFF"/>
        <w:spacing w:before="0" w:beforeAutospacing="0" w:after="0" w:afterAutospacing="0" w:line="360" w:lineRule="auto"/>
        <w:jc w:val="both"/>
        <w:rPr>
          <w:rFonts w:asciiTheme="minorHAnsi" w:hAnsiTheme="minorHAnsi" w:cstheme="minorHAnsi"/>
        </w:rPr>
      </w:pPr>
      <w:r w:rsidRPr="00C629A8">
        <w:rPr>
          <w:rFonts w:asciiTheme="minorHAnsi" w:hAnsiTheme="minorHAnsi" w:cstheme="minorHAnsi"/>
        </w:rPr>
        <w:t>You can see above that our graph model for phone calls is centered around calls. A single phone call connects together 4 entities: 2 phone owners, a location (the cell site the caller was next to when he initiated the call), a state and a city.</w:t>
      </w:r>
    </w:p>
    <w:p w14:paraId="064F4B48" w14:textId="77777777" w:rsidR="00611872" w:rsidRPr="00C629A8" w:rsidRDefault="00611872" w:rsidP="00207AC1">
      <w:pPr>
        <w:pStyle w:val="NormalWeb"/>
        <w:shd w:val="clear" w:color="auto" w:fill="FFFFFF"/>
        <w:spacing w:before="0" w:beforeAutospacing="0" w:after="0" w:afterAutospacing="0" w:line="360" w:lineRule="auto"/>
        <w:jc w:val="both"/>
        <w:rPr>
          <w:rFonts w:asciiTheme="minorHAnsi" w:hAnsiTheme="minorHAnsi" w:cstheme="minorHAnsi"/>
        </w:rPr>
      </w:pPr>
      <w:r w:rsidRPr="00C629A8">
        <w:rPr>
          <w:rFonts w:asciiTheme="minorHAnsi" w:hAnsiTheme="minorHAnsi" w:cstheme="minorHAnsi"/>
        </w:rPr>
        <w:t>It is important to note that in real life, most of the time we would not have access to the names of the phone numbers owners.</w:t>
      </w:r>
    </w:p>
    <w:p w14:paraId="28C950DB" w14:textId="2C93E947" w:rsidR="009009AF" w:rsidRPr="00C629A8" w:rsidRDefault="00611872" w:rsidP="00207AC1">
      <w:pPr>
        <w:pStyle w:val="Heading2"/>
        <w:numPr>
          <w:ilvl w:val="0"/>
          <w:numId w:val="15"/>
        </w:numPr>
        <w:spacing w:before="0" w:beforeAutospacing="0" w:after="0" w:afterAutospacing="0" w:line="360" w:lineRule="auto"/>
        <w:jc w:val="both"/>
        <w:rPr>
          <w:rFonts w:cstheme="minorHAnsi"/>
          <w:szCs w:val="24"/>
        </w:rPr>
      </w:pPr>
      <w:r w:rsidRPr="00C629A8">
        <w:rPr>
          <w:rFonts w:cstheme="minorHAnsi"/>
          <w:szCs w:val="24"/>
        </w:rPr>
        <w:lastRenderedPageBreak/>
        <w:t>Mongo</w:t>
      </w:r>
      <w:r w:rsidR="00493F21" w:rsidRPr="00C629A8">
        <w:rPr>
          <w:rFonts w:cstheme="minorHAnsi"/>
          <w:szCs w:val="24"/>
        </w:rPr>
        <w:t>DB</w:t>
      </w:r>
      <w:r w:rsidRPr="00C629A8">
        <w:rPr>
          <w:rFonts w:cstheme="minorHAnsi"/>
          <w:szCs w:val="24"/>
        </w:rPr>
        <w:t xml:space="preserve"> database design</w:t>
      </w:r>
    </w:p>
    <w:p w14:paraId="6D4392DA" w14:textId="77777777" w:rsidR="001F636C" w:rsidRPr="00C629A8" w:rsidRDefault="001F636C" w:rsidP="00207AC1">
      <w:pPr>
        <w:spacing w:after="0" w:line="360" w:lineRule="auto"/>
        <w:ind w:left="360"/>
        <w:jc w:val="both"/>
        <w:rPr>
          <w:rFonts w:cstheme="minorHAnsi"/>
          <w:sz w:val="24"/>
          <w:szCs w:val="24"/>
        </w:rPr>
      </w:pPr>
      <w:r w:rsidRPr="00C629A8">
        <w:rPr>
          <w:rFonts w:cstheme="minorHAnsi"/>
          <w:noProof/>
          <w:sz w:val="24"/>
          <w:szCs w:val="24"/>
        </w:rPr>
        <w:drawing>
          <wp:inline distT="0" distB="0" distL="0" distR="0" wp14:anchorId="170310D3" wp14:editId="1A5E5E74">
            <wp:extent cx="5153025" cy="3819525"/>
            <wp:effectExtent l="0" t="0" r="9525" b="9525"/>
            <wp:docPr id="20800084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8470"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3025" cy="3819525"/>
                    </a:xfrm>
                    <a:prstGeom prst="rect">
                      <a:avLst/>
                    </a:prstGeom>
                  </pic:spPr>
                </pic:pic>
              </a:graphicData>
            </a:graphic>
          </wp:inline>
        </w:drawing>
      </w:r>
    </w:p>
    <w:p w14:paraId="629C27AF" w14:textId="5465B3F9" w:rsidR="00CF4B39" w:rsidRPr="00C629A8" w:rsidRDefault="00CF4B39" w:rsidP="00207AC1">
      <w:pPr>
        <w:spacing w:after="0" w:line="360" w:lineRule="auto"/>
        <w:ind w:left="360"/>
        <w:jc w:val="both"/>
        <w:rPr>
          <w:rFonts w:cstheme="minorHAnsi"/>
          <w:sz w:val="24"/>
          <w:szCs w:val="24"/>
        </w:rPr>
      </w:pPr>
      <w:r w:rsidRPr="00C629A8">
        <w:rPr>
          <w:rFonts w:cstheme="minorHAnsi"/>
          <w:sz w:val="24"/>
          <w:szCs w:val="24"/>
        </w:rPr>
        <w:t>In this design, we have three collections: "calls", "cell_sites", and "</w:t>
      </w:r>
      <w:r w:rsidR="005F2E8C" w:rsidRPr="00C629A8">
        <w:rPr>
          <w:rFonts w:cstheme="minorHAnsi"/>
          <w:sz w:val="24"/>
          <w:szCs w:val="24"/>
        </w:rPr>
        <w:t>people</w:t>
      </w:r>
      <w:r w:rsidRPr="00C629A8">
        <w:rPr>
          <w:rFonts w:cstheme="minorHAnsi"/>
          <w:sz w:val="24"/>
          <w:szCs w:val="24"/>
        </w:rPr>
        <w:t>".</w:t>
      </w:r>
    </w:p>
    <w:p w14:paraId="388A05AE" w14:textId="13A9A98B" w:rsidR="009009AF" w:rsidRPr="00AB3714" w:rsidRDefault="009009AF" w:rsidP="00AB3714">
      <w:pPr>
        <w:pStyle w:val="Heading1"/>
        <w:numPr>
          <w:ilvl w:val="0"/>
          <w:numId w:val="18"/>
        </w:numPr>
        <w:spacing w:before="0" w:line="360" w:lineRule="auto"/>
        <w:jc w:val="both"/>
        <w:rPr>
          <w:rFonts w:asciiTheme="minorHAnsi" w:hAnsiTheme="minorHAnsi" w:cstheme="minorHAnsi"/>
          <w:szCs w:val="28"/>
        </w:rPr>
      </w:pPr>
      <w:r w:rsidRPr="00AB3714">
        <w:rPr>
          <w:rFonts w:asciiTheme="minorHAnsi" w:hAnsiTheme="minorHAnsi" w:cstheme="minorHAnsi"/>
          <w:szCs w:val="28"/>
        </w:rPr>
        <w:t>Implementation</w:t>
      </w:r>
    </w:p>
    <w:p w14:paraId="6FB8C7A4" w14:textId="31BCD324" w:rsidR="000A00A5" w:rsidRPr="00C629A8" w:rsidRDefault="000A00A5" w:rsidP="00207AC1">
      <w:pPr>
        <w:pStyle w:val="Heading2"/>
        <w:numPr>
          <w:ilvl w:val="0"/>
          <w:numId w:val="16"/>
        </w:numPr>
        <w:spacing w:before="0" w:beforeAutospacing="0" w:after="0" w:afterAutospacing="0" w:line="360" w:lineRule="auto"/>
        <w:jc w:val="both"/>
        <w:rPr>
          <w:rFonts w:cstheme="minorHAnsi"/>
          <w:szCs w:val="24"/>
        </w:rPr>
      </w:pPr>
      <w:r w:rsidRPr="00C629A8">
        <w:rPr>
          <w:rFonts w:cstheme="minorHAnsi"/>
          <w:szCs w:val="24"/>
        </w:rPr>
        <w:t>Connect to database</w:t>
      </w:r>
    </w:p>
    <w:p w14:paraId="69C1B092" w14:textId="512439C9" w:rsidR="00B50274" w:rsidRPr="00C629A8" w:rsidRDefault="000A00A5" w:rsidP="00207AC1">
      <w:pPr>
        <w:pStyle w:val="Heading3"/>
        <w:numPr>
          <w:ilvl w:val="0"/>
          <w:numId w:val="17"/>
        </w:numPr>
        <w:spacing w:before="0" w:beforeAutospacing="0" w:after="0" w:afterAutospacing="0" w:line="360" w:lineRule="auto"/>
        <w:jc w:val="both"/>
        <w:rPr>
          <w:rFonts w:cstheme="minorHAnsi"/>
          <w:szCs w:val="24"/>
        </w:rPr>
      </w:pPr>
      <w:r w:rsidRPr="00C629A8">
        <w:rPr>
          <w:rFonts w:cstheme="minorHAnsi"/>
          <w:szCs w:val="24"/>
        </w:rPr>
        <w:t>Neo4j</w:t>
      </w:r>
    </w:p>
    <w:p w14:paraId="58ABF9BA" w14:textId="2A39BE8C" w:rsidR="00B50274" w:rsidRPr="00C629A8" w:rsidRDefault="00B50274" w:rsidP="00207AC1">
      <w:pPr>
        <w:spacing w:after="0" w:line="360" w:lineRule="auto"/>
        <w:jc w:val="both"/>
        <w:rPr>
          <w:rFonts w:cstheme="minorHAnsi"/>
          <w:sz w:val="24"/>
          <w:szCs w:val="24"/>
        </w:rPr>
      </w:pPr>
      <w:r w:rsidRPr="00C629A8">
        <w:rPr>
          <w:rFonts w:cstheme="minorHAnsi"/>
          <w:sz w:val="24"/>
          <w:szCs w:val="24"/>
        </w:rPr>
        <w:t>Import needed library for Neo4j connection.</w:t>
      </w:r>
    </w:p>
    <w:p w14:paraId="05324135" w14:textId="75C9C588" w:rsidR="000A00A5" w:rsidRPr="00C629A8" w:rsidRDefault="00766A8E"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0D84CDA3" wp14:editId="23EF16C2">
            <wp:extent cx="5943600" cy="2091690"/>
            <wp:effectExtent l="0" t="0" r="0" b="3810"/>
            <wp:docPr id="1372985297" name="Picture 9"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85297" name="Picture 9" descr="A white rectangular object with red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0D31DFD3" w14:textId="6B6A381F" w:rsidR="000A00A5" w:rsidRPr="00C629A8" w:rsidRDefault="000A00A5" w:rsidP="00207AC1">
      <w:pPr>
        <w:pStyle w:val="Heading3"/>
        <w:numPr>
          <w:ilvl w:val="0"/>
          <w:numId w:val="17"/>
        </w:numPr>
        <w:spacing w:before="0" w:beforeAutospacing="0" w:after="0" w:afterAutospacing="0" w:line="360" w:lineRule="auto"/>
        <w:rPr>
          <w:rFonts w:cstheme="minorHAnsi"/>
          <w:szCs w:val="24"/>
        </w:rPr>
      </w:pPr>
      <w:r w:rsidRPr="00C629A8">
        <w:rPr>
          <w:rFonts w:cstheme="minorHAnsi"/>
          <w:szCs w:val="24"/>
        </w:rPr>
        <w:t>MongoDB</w:t>
      </w:r>
    </w:p>
    <w:p w14:paraId="20CFF83C" w14:textId="1117410C" w:rsidR="00B50274" w:rsidRPr="00C629A8" w:rsidRDefault="00B50274" w:rsidP="00207AC1">
      <w:pPr>
        <w:spacing w:after="0" w:line="360" w:lineRule="auto"/>
        <w:jc w:val="both"/>
        <w:rPr>
          <w:rFonts w:cstheme="minorHAnsi"/>
          <w:sz w:val="24"/>
          <w:szCs w:val="24"/>
        </w:rPr>
      </w:pPr>
      <w:r w:rsidRPr="00C629A8">
        <w:rPr>
          <w:rFonts w:cstheme="minorHAnsi"/>
          <w:sz w:val="24"/>
          <w:szCs w:val="24"/>
        </w:rPr>
        <w:lastRenderedPageBreak/>
        <w:t>Import needed library for MongoDB</w:t>
      </w:r>
    </w:p>
    <w:p w14:paraId="10B34000" w14:textId="68084871" w:rsidR="000A00A5" w:rsidRPr="00C629A8" w:rsidRDefault="00766A8E"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7A740903" wp14:editId="4670EBA1">
            <wp:extent cx="5943600" cy="2091690"/>
            <wp:effectExtent l="0" t="0" r="0" b="3810"/>
            <wp:docPr id="1178652722" name="Picture 8"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52722" name="Picture 8" descr="A white rectangular object with re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4EE8F6A0" w14:textId="6B26AD73" w:rsidR="000A00A5" w:rsidRPr="00C629A8" w:rsidRDefault="000A00A5" w:rsidP="00207AC1">
      <w:pPr>
        <w:pStyle w:val="Heading2"/>
        <w:numPr>
          <w:ilvl w:val="0"/>
          <w:numId w:val="16"/>
        </w:numPr>
        <w:spacing w:before="0" w:beforeAutospacing="0" w:after="0" w:afterAutospacing="0" w:line="360" w:lineRule="auto"/>
        <w:rPr>
          <w:rFonts w:cstheme="minorHAnsi"/>
          <w:szCs w:val="24"/>
        </w:rPr>
      </w:pPr>
      <w:r w:rsidRPr="00C629A8">
        <w:rPr>
          <w:rFonts w:cstheme="minorHAnsi"/>
          <w:szCs w:val="24"/>
        </w:rPr>
        <w:t>Import data</w:t>
      </w:r>
    </w:p>
    <w:p w14:paraId="0BC8ADFE" w14:textId="71B5A55F" w:rsidR="000A63F6" w:rsidRPr="00C629A8" w:rsidRDefault="000A63F6" w:rsidP="00207AC1">
      <w:pPr>
        <w:pStyle w:val="Heading3"/>
        <w:numPr>
          <w:ilvl w:val="0"/>
          <w:numId w:val="19"/>
        </w:numPr>
        <w:spacing w:before="0" w:beforeAutospacing="0" w:after="0" w:afterAutospacing="0" w:line="360" w:lineRule="auto"/>
        <w:rPr>
          <w:rFonts w:cstheme="minorHAnsi"/>
          <w:szCs w:val="24"/>
        </w:rPr>
      </w:pPr>
      <w:r w:rsidRPr="00C629A8">
        <w:rPr>
          <w:rFonts w:cstheme="minorHAnsi"/>
          <w:szCs w:val="24"/>
        </w:rPr>
        <w:t>Neo4j</w:t>
      </w:r>
    </w:p>
    <w:p w14:paraId="537D0019" w14:textId="5629C96C" w:rsidR="000A63F6" w:rsidRPr="00C629A8" w:rsidRDefault="000A63F6" w:rsidP="00207AC1">
      <w:pPr>
        <w:spacing w:after="0" w:line="360" w:lineRule="auto"/>
        <w:jc w:val="both"/>
        <w:rPr>
          <w:rFonts w:cstheme="minorHAnsi"/>
          <w:sz w:val="24"/>
          <w:szCs w:val="24"/>
        </w:rPr>
      </w:pPr>
      <w:r w:rsidRPr="00C629A8">
        <w:rPr>
          <w:rFonts w:cstheme="minorHAnsi"/>
          <w:sz w:val="24"/>
          <w:szCs w:val="24"/>
        </w:rPr>
        <w:t>Load data to database</w:t>
      </w:r>
    </w:p>
    <w:p w14:paraId="475855DF" w14:textId="2CA90D1C" w:rsidR="006E0DC0" w:rsidRPr="00C629A8" w:rsidRDefault="006E0DC0"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6C68AA42" wp14:editId="62C38F62">
            <wp:extent cx="5943600" cy="2692400"/>
            <wp:effectExtent l="0" t="0" r="0" b="0"/>
            <wp:docPr id="1509793484" name="Picture 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3484" name="Picture 4" descr="A white background with red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03F9540F" w14:textId="416BB664" w:rsidR="00B50274" w:rsidRPr="00C629A8" w:rsidRDefault="00B50274" w:rsidP="00207AC1">
      <w:pPr>
        <w:spacing w:after="0" w:line="360" w:lineRule="auto"/>
        <w:jc w:val="both"/>
        <w:rPr>
          <w:rFonts w:cstheme="minorHAnsi"/>
          <w:sz w:val="24"/>
          <w:szCs w:val="24"/>
        </w:rPr>
      </w:pPr>
      <w:r w:rsidRPr="00C629A8">
        <w:rPr>
          <w:rFonts w:cstheme="minorHAnsi"/>
          <w:sz w:val="24"/>
          <w:szCs w:val="24"/>
        </w:rPr>
        <w:t>Create relationship between nodes</w:t>
      </w:r>
    </w:p>
    <w:p w14:paraId="35E47BFF" w14:textId="559B78DA" w:rsidR="006E0DC0" w:rsidRPr="00C629A8" w:rsidRDefault="006E0DC0" w:rsidP="00207AC1">
      <w:pPr>
        <w:spacing w:after="0" w:line="360" w:lineRule="auto"/>
        <w:jc w:val="both"/>
        <w:rPr>
          <w:rFonts w:cstheme="minorHAnsi"/>
          <w:sz w:val="24"/>
          <w:szCs w:val="24"/>
        </w:rPr>
      </w:pPr>
      <w:r w:rsidRPr="00C629A8">
        <w:rPr>
          <w:rFonts w:cstheme="minorHAnsi"/>
          <w:noProof/>
          <w:sz w:val="24"/>
          <w:szCs w:val="24"/>
        </w:rPr>
        <w:lastRenderedPageBreak/>
        <w:drawing>
          <wp:inline distT="0" distB="0" distL="0" distR="0" wp14:anchorId="4878322A" wp14:editId="13B02DF6">
            <wp:extent cx="5943600" cy="2592705"/>
            <wp:effectExtent l="0" t="0" r="0" b="0"/>
            <wp:docPr id="402072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72203" name="Picture 4020722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6FA525F3" w14:textId="69524943" w:rsidR="006E0DC0" w:rsidRPr="00C629A8" w:rsidRDefault="00B50274" w:rsidP="00207AC1">
      <w:pPr>
        <w:spacing w:after="0" w:line="360" w:lineRule="auto"/>
        <w:jc w:val="both"/>
        <w:rPr>
          <w:rFonts w:cstheme="minorHAnsi"/>
          <w:sz w:val="24"/>
          <w:szCs w:val="24"/>
        </w:rPr>
      </w:pPr>
      <w:r w:rsidRPr="00C629A8">
        <w:rPr>
          <w:rFonts w:cstheme="minorHAnsi"/>
          <w:sz w:val="24"/>
          <w:szCs w:val="24"/>
        </w:rPr>
        <w:t xml:space="preserve">Because in the previous step some relationships will be </w:t>
      </w:r>
      <w:proofErr w:type="gramStart"/>
      <w:r w:rsidRPr="00C629A8">
        <w:rPr>
          <w:rFonts w:cstheme="minorHAnsi"/>
          <w:sz w:val="24"/>
          <w:szCs w:val="24"/>
        </w:rPr>
        <w:t>duplicate</w:t>
      </w:r>
      <w:proofErr w:type="gramEnd"/>
      <w:r w:rsidRPr="00C629A8">
        <w:rPr>
          <w:rFonts w:cstheme="minorHAnsi"/>
          <w:sz w:val="24"/>
          <w:szCs w:val="24"/>
        </w:rPr>
        <w:t>, we need to delete them.</w:t>
      </w:r>
    </w:p>
    <w:p w14:paraId="0184D28A" w14:textId="578A8207" w:rsidR="006E0DC0" w:rsidRPr="00C629A8" w:rsidRDefault="006E0DC0"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77AB25EC" wp14:editId="680EAD72">
            <wp:extent cx="5943600" cy="1991995"/>
            <wp:effectExtent l="0" t="0" r="0" b="8255"/>
            <wp:docPr id="1739384278" name="Picture 6" descr="A white box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4278" name="Picture 6" descr="A white box with red and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p>
    <w:p w14:paraId="074F8202" w14:textId="7F0AA970" w:rsidR="006E0DC0" w:rsidRPr="00C629A8" w:rsidRDefault="008749E8" w:rsidP="00207AC1">
      <w:pPr>
        <w:spacing w:after="0" w:line="360" w:lineRule="auto"/>
        <w:jc w:val="both"/>
        <w:rPr>
          <w:rFonts w:cstheme="minorHAnsi"/>
          <w:sz w:val="24"/>
          <w:szCs w:val="24"/>
        </w:rPr>
      </w:pPr>
      <w:r w:rsidRPr="00C629A8">
        <w:rPr>
          <w:rFonts w:cstheme="minorHAnsi"/>
          <w:sz w:val="24"/>
          <w:szCs w:val="24"/>
        </w:rPr>
        <w:t>Two people calls each other we need to make the KNOWS relationship</w:t>
      </w:r>
    </w:p>
    <w:p w14:paraId="49A80069" w14:textId="1CA3B590" w:rsidR="006E0DC0" w:rsidRPr="00C629A8" w:rsidRDefault="00766A8E"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4F79251C" wp14:editId="7CF17899">
            <wp:extent cx="5943600" cy="1290955"/>
            <wp:effectExtent l="0" t="0" r="0" b="4445"/>
            <wp:docPr id="2120271342" name="Picture 7"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71342" name="Picture 7" descr="A white rectangular object with red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57DBFBBA" w14:textId="52FE76A0" w:rsidR="00766A8E" w:rsidRPr="00C629A8" w:rsidRDefault="00766A8E" w:rsidP="00207AC1">
      <w:pPr>
        <w:pStyle w:val="Heading3"/>
        <w:spacing w:before="0" w:beforeAutospacing="0" w:after="0" w:afterAutospacing="0" w:line="360" w:lineRule="auto"/>
        <w:rPr>
          <w:rFonts w:cstheme="minorHAnsi"/>
          <w:szCs w:val="24"/>
        </w:rPr>
      </w:pPr>
      <w:r w:rsidRPr="00C629A8">
        <w:rPr>
          <w:rFonts w:cstheme="minorHAnsi"/>
          <w:szCs w:val="24"/>
        </w:rPr>
        <w:t xml:space="preserve">b. </w:t>
      </w:r>
      <w:r w:rsidR="004A76E4" w:rsidRPr="00C629A8">
        <w:rPr>
          <w:rFonts w:cstheme="minorHAnsi"/>
          <w:szCs w:val="24"/>
        </w:rPr>
        <w:t>MongoDB</w:t>
      </w:r>
    </w:p>
    <w:p w14:paraId="133F3353" w14:textId="732AB885" w:rsidR="008749E8" w:rsidRPr="00C629A8" w:rsidRDefault="008749E8" w:rsidP="00207AC1">
      <w:pPr>
        <w:spacing w:after="0" w:line="360" w:lineRule="auto"/>
        <w:rPr>
          <w:rFonts w:cstheme="minorHAnsi"/>
          <w:sz w:val="24"/>
          <w:szCs w:val="24"/>
        </w:rPr>
      </w:pPr>
      <w:r w:rsidRPr="00C629A8">
        <w:rPr>
          <w:rFonts w:cstheme="minorHAnsi"/>
          <w:sz w:val="24"/>
          <w:szCs w:val="24"/>
        </w:rPr>
        <w:t>Like Neo4j, we need to import all collections into MongoDB</w:t>
      </w:r>
    </w:p>
    <w:p w14:paraId="13A61DEB" w14:textId="5846619B" w:rsidR="008749E8" w:rsidRPr="00C629A8" w:rsidRDefault="008749E8" w:rsidP="00207AC1">
      <w:pPr>
        <w:spacing w:after="0" w:line="360" w:lineRule="auto"/>
        <w:rPr>
          <w:rFonts w:cstheme="minorHAnsi"/>
          <w:sz w:val="24"/>
          <w:szCs w:val="24"/>
        </w:rPr>
      </w:pPr>
      <w:r w:rsidRPr="00C629A8">
        <w:rPr>
          <w:rFonts w:cstheme="minorHAnsi"/>
          <w:sz w:val="24"/>
          <w:szCs w:val="24"/>
        </w:rPr>
        <w:t>Below is to import Call collection.</w:t>
      </w:r>
    </w:p>
    <w:p w14:paraId="400B6EAF" w14:textId="57131CA8" w:rsidR="00766A8E" w:rsidRPr="00C629A8" w:rsidRDefault="00766A8E" w:rsidP="00207AC1">
      <w:pPr>
        <w:spacing w:after="0" w:line="360" w:lineRule="auto"/>
        <w:rPr>
          <w:rFonts w:cstheme="minorHAnsi"/>
          <w:sz w:val="24"/>
          <w:szCs w:val="24"/>
        </w:rPr>
      </w:pPr>
      <w:r w:rsidRPr="00C629A8">
        <w:rPr>
          <w:rFonts w:cstheme="minorHAnsi"/>
          <w:noProof/>
          <w:sz w:val="24"/>
          <w:szCs w:val="24"/>
        </w:rPr>
        <w:lastRenderedPageBreak/>
        <w:drawing>
          <wp:inline distT="0" distB="0" distL="0" distR="0" wp14:anchorId="594A8239" wp14:editId="54A0107C">
            <wp:extent cx="5943600" cy="2692400"/>
            <wp:effectExtent l="0" t="0" r="0" b="0"/>
            <wp:docPr id="1837037571"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7571" name="Picture 12"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68023AE7" w14:textId="5AD4F93F" w:rsidR="00766A8E" w:rsidRPr="00C629A8" w:rsidRDefault="008749E8" w:rsidP="00207AC1">
      <w:pPr>
        <w:spacing w:after="0" w:line="360" w:lineRule="auto"/>
        <w:rPr>
          <w:rFonts w:cstheme="minorHAnsi"/>
          <w:sz w:val="24"/>
          <w:szCs w:val="24"/>
        </w:rPr>
      </w:pPr>
      <w:r w:rsidRPr="00C629A8">
        <w:rPr>
          <w:rFonts w:cstheme="minorHAnsi"/>
          <w:sz w:val="24"/>
          <w:szCs w:val="24"/>
        </w:rPr>
        <w:t xml:space="preserve">And here is to import </w:t>
      </w:r>
      <w:proofErr w:type="spellStart"/>
      <w:r w:rsidRPr="00C629A8">
        <w:rPr>
          <w:rFonts w:cstheme="minorHAnsi"/>
          <w:sz w:val="24"/>
          <w:szCs w:val="24"/>
        </w:rPr>
        <w:t>Cellsite</w:t>
      </w:r>
      <w:proofErr w:type="spellEnd"/>
      <w:r w:rsidRPr="00C629A8">
        <w:rPr>
          <w:rFonts w:cstheme="minorHAnsi"/>
          <w:sz w:val="24"/>
          <w:szCs w:val="24"/>
        </w:rPr>
        <w:t xml:space="preserve"> Collection</w:t>
      </w:r>
    </w:p>
    <w:p w14:paraId="20D96D25" w14:textId="3E23DDE3" w:rsidR="00766A8E" w:rsidRPr="00C629A8" w:rsidRDefault="00766A8E" w:rsidP="00207AC1">
      <w:pPr>
        <w:spacing w:after="0" w:line="360" w:lineRule="auto"/>
        <w:rPr>
          <w:rFonts w:cstheme="minorHAnsi"/>
          <w:sz w:val="24"/>
          <w:szCs w:val="24"/>
        </w:rPr>
      </w:pPr>
      <w:r w:rsidRPr="00C629A8">
        <w:rPr>
          <w:rFonts w:cstheme="minorHAnsi"/>
          <w:noProof/>
          <w:sz w:val="24"/>
          <w:szCs w:val="24"/>
        </w:rPr>
        <w:drawing>
          <wp:inline distT="0" distB="0" distL="0" distR="0" wp14:anchorId="01041FD1" wp14:editId="375D6BB9">
            <wp:extent cx="5943600" cy="2592705"/>
            <wp:effectExtent l="0" t="0" r="0" b="0"/>
            <wp:docPr id="92719375"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375" name="Picture 13"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4565F77A" w14:textId="1EB206D3" w:rsidR="00766A8E" w:rsidRPr="00C629A8" w:rsidRDefault="008749E8" w:rsidP="00207AC1">
      <w:pPr>
        <w:spacing w:after="0" w:line="360" w:lineRule="auto"/>
        <w:rPr>
          <w:rFonts w:cstheme="minorHAnsi"/>
          <w:sz w:val="24"/>
          <w:szCs w:val="24"/>
        </w:rPr>
      </w:pPr>
      <w:r w:rsidRPr="00C629A8">
        <w:rPr>
          <w:rFonts w:cstheme="minorHAnsi"/>
          <w:sz w:val="24"/>
          <w:szCs w:val="24"/>
        </w:rPr>
        <w:t>Last is the import of People Collection</w:t>
      </w:r>
    </w:p>
    <w:p w14:paraId="2336EFCA" w14:textId="6541CE23" w:rsidR="00766A8E" w:rsidRPr="00C629A8" w:rsidRDefault="00766A8E" w:rsidP="00207AC1">
      <w:pPr>
        <w:spacing w:after="0" w:line="360" w:lineRule="auto"/>
        <w:rPr>
          <w:rFonts w:cstheme="minorHAnsi"/>
          <w:sz w:val="24"/>
          <w:szCs w:val="24"/>
        </w:rPr>
      </w:pPr>
      <w:r w:rsidRPr="00C629A8">
        <w:rPr>
          <w:rFonts w:cstheme="minorHAnsi"/>
          <w:noProof/>
          <w:sz w:val="24"/>
          <w:szCs w:val="24"/>
        </w:rPr>
        <w:lastRenderedPageBreak/>
        <w:drawing>
          <wp:inline distT="0" distB="0" distL="0" distR="0" wp14:anchorId="288DFF31" wp14:editId="47475667">
            <wp:extent cx="5943600" cy="2492375"/>
            <wp:effectExtent l="0" t="0" r="0" b="3175"/>
            <wp:docPr id="1286880405" name="Picture 14"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80405" name="Picture 14" descr="A white screen with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14:paraId="3574431B" w14:textId="5FD2F2AD" w:rsidR="000A00A5" w:rsidRPr="00C629A8" w:rsidRDefault="000A00A5" w:rsidP="00207AC1">
      <w:pPr>
        <w:pStyle w:val="Heading2"/>
        <w:numPr>
          <w:ilvl w:val="0"/>
          <w:numId w:val="16"/>
        </w:numPr>
        <w:spacing w:before="0" w:beforeAutospacing="0" w:after="0" w:afterAutospacing="0" w:line="360" w:lineRule="auto"/>
        <w:rPr>
          <w:rFonts w:cstheme="minorHAnsi"/>
          <w:szCs w:val="24"/>
        </w:rPr>
      </w:pPr>
      <w:r w:rsidRPr="00C629A8">
        <w:rPr>
          <w:rFonts w:cstheme="minorHAnsi"/>
          <w:szCs w:val="24"/>
        </w:rPr>
        <w:t>Query and execution time</w:t>
      </w:r>
    </w:p>
    <w:p w14:paraId="02614377" w14:textId="36473FF6" w:rsidR="00207AC1" w:rsidRDefault="008749E8" w:rsidP="00207AC1">
      <w:pPr>
        <w:spacing w:after="0" w:line="360" w:lineRule="auto"/>
        <w:jc w:val="both"/>
        <w:rPr>
          <w:rFonts w:cstheme="minorHAnsi"/>
          <w:sz w:val="24"/>
          <w:szCs w:val="24"/>
        </w:rPr>
      </w:pPr>
      <w:r w:rsidRPr="00C629A8">
        <w:rPr>
          <w:rFonts w:cstheme="minorHAnsi"/>
          <w:sz w:val="24"/>
          <w:szCs w:val="24"/>
        </w:rPr>
        <w:t xml:space="preserve">In this part, I define 4 queries with increasing degree of complexity from </w:t>
      </w:r>
      <w:proofErr w:type="gramStart"/>
      <w:r w:rsidRPr="00C629A8">
        <w:rPr>
          <w:rFonts w:cstheme="minorHAnsi"/>
          <w:sz w:val="24"/>
          <w:szCs w:val="24"/>
        </w:rPr>
        <w:t>point</w:t>
      </w:r>
      <w:proofErr w:type="gramEnd"/>
      <w:r w:rsidRPr="00C629A8">
        <w:rPr>
          <w:rFonts w:cstheme="minorHAnsi"/>
          <w:sz w:val="24"/>
          <w:szCs w:val="24"/>
        </w:rPr>
        <w:t xml:space="preserve"> of view of the number of entities involved and the selection filters.</w:t>
      </w:r>
    </w:p>
    <w:p w14:paraId="16C4694A" w14:textId="77777777" w:rsidR="00CE63B6" w:rsidRPr="00C629A8" w:rsidRDefault="00CE63B6" w:rsidP="00207AC1">
      <w:pPr>
        <w:spacing w:after="0" w:line="360" w:lineRule="auto"/>
        <w:jc w:val="both"/>
        <w:rPr>
          <w:rFonts w:cstheme="minorHAnsi"/>
          <w:sz w:val="24"/>
          <w:szCs w:val="24"/>
        </w:rPr>
      </w:pPr>
    </w:p>
    <w:p w14:paraId="222E9176" w14:textId="754F9AAF" w:rsidR="000A00A5" w:rsidRPr="00C629A8" w:rsidRDefault="000A00A5" w:rsidP="00207AC1">
      <w:pPr>
        <w:spacing w:after="0" w:line="360" w:lineRule="auto"/>
        <w:jc w:val="both"/>
        <w:rPr>
          <w:rFonts w:cstheme="minorHAnsi"/>
          <w:b/>
          <w:bCs/>
          <w:sz w:val="24"/>
          <w:szCs w:val="24"/>
        </w:rPr>
      </w:pPr>
      <w:r w:rsidRPr="00C629A8">
        <w:rPr>
          <w:rFonts w:cstheme="minorHAnsi"/>
          <w:b/>
          <w:bCs/>
          <w:sz w:val="24"/>
          <w:szCs w:val="24"/>
        </w:rPr>
        <w:t xml:space="preserve">Query 1: </w:t>
      </w:r>
      <w:r w:rsidR="008749E8" w:rsidRPr="00C629A8">
        <w:rPr>
          <w:rFonts w:cstheme="minorHAnsi"/>
          <w:b/>
          <w:bCs/>
          <w:sz w:val="24"/>
          <w:szCs w:val="24"/>
        </w:rPr>
        <w:t>Find</w:t>
      </w:r>
      <w:r w:rsidRPr="00C629A8">
        <w:rPr>
          <w:rFonts w:cstheme="minorHAnsi"/>
          <w:b/>
          <w:bCs/>
          <w:sz w:val="24"/>
          <w:szCs w:val="24"/>
        </w:rPr>
        <w:t xml:space="preserve"> all </w:t>
      </w:r>
      <w:proofErr w:type="gramStart"/>
      <w:r w:rsidRPr="00C629A8">
        <w:rPr>
          <w:rFonts w:cstheme="minorHAnsi"/>
          <w:b/>
          <w:bCs/>
          <w:sz w:val="24"/>
          <w:szCs w:val="24"/>
        </w:rPr>
        <w:t>call</w:t>
      </w:r>
      <w:r w:rsidR="00D9374B" w:rsidRPr="00C629A8">
        <w:rPr>
          <w:rFonts w:cstheme="minorHAnsi"/>
          <w:b/>
          <w:bCs/>
          <w:sz w:val="24"/>
          <w:szCs w:val="24"/>
        </w:rPr>
        <w:t>s</w:t>
      </w:r>
      <w:r w:rsidRPr="00C629A8">
        <w:rPr>
          <w:rFonts w:cstheme="minorHAnsi"/>
          <w:b/>
          <w:bCs/>
          <w:sz w:val="24"/>
          <w:szCs w:val="24"/>
        </w:rPr>
        <w:t xml:space="preserve">  with</w:t>
      </w:r>
      <w:proofErr w:type="gramEnd"/>
      <w:r w:rsidRPr="00C629A8">
        <w:rPr>
          <w:rFonts w:cstheme="minorHAnsi"/>
          <w:b/>
          <w:bCs/>
          <w:sz w:val="24"/>
          <w:szCs w:val="24"/>
        </w:rPr>
        <w:t xml:space="preserve"> their associated cell site information:</w:t>
      </w:r>
    </w:p>
    <w:p w14:paraId="32DBC90B" w14:textId="61164EEB" w:rsidR="00766A8E" w:rsidRPr="00C629A8" w:rsidRDefault="00C60B31" w:rsidP="00207AC1">
      <w:pPr>
        <w:spacing w:after="0" w:line="360" w:lineRule="auto"/>
        <w:jc w:val="both"/>
        <w:rPr>
          <w:rFonts w:cstheme="minorHAnsi"/>
          <w:sz w:val="24"/>
          <w:szCs w:val="24"/>
        </w:rPr>
      </w:pPr>
      <w:r w:rsidRPr="00C629A8">
        <w:rPr>
          <w:rFonts w:cstheme="minorHAnsi"/>
          <w:sz w:val="24"/>
          <w:szCs w:val="24"/>
        </w:rPr>
        <w:t>Neo4j</w:t>
      </w:r>
    </w:p>
    <w:p w14:paraId="064664F6" w14:textId="56C419DE"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3C2134D6" wp14:editId="3D0F201E">
            <wp:extent cx="5943600" cy="1490980"/>
            <wp:effectExtent l="0" t="0" r="0" b="0"/>
            <wp:docPr id="1977693353" name="Picture 15"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3353" name="Picture 15" descr="A white rectangular object with re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00706C0B" w14:textId="7CB76494" w:rsidR="00C60B31" w:rsidRPr="00C629A8" w:rsidRDefault="00C60B31" w:rsidP="00207AC1">
      <w:pPr>
        <w:spacing w:after="0" w:line="360" w:lineRule="auto"/>
        <w:jc w:val="both"/>
        <w:rPr>
          <w:rFonts w:cstheme="minorHAnsi"/>
          <w:sz w:val="24"/>
          <w:szCs w:val="24"/>
        </w:rPr>
      </w:pPr>
      <w:r w:rsidRPr="00C629A8">
        <w:rPr>
          <w:rFonts w:cstheme="minorHAnsi"/>
          <w:sz w:val="24"/>
          <w:szCs w:val="24"/>
        </w:rPr>
        <w:t>MongoDB</w:t>
      </w:r>
    </w:p>
    <w:p w14:paraId="1E84014E" w14:textId="3EAAF43D"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3F689F87" wp14:editId="2F034F3E">
            <wp:extent cx="5943600" cy="1391285"/>
            <wp:effectExtent l="0" t="0" r="0" b="0"/>
            <wp:docPr id="917565617" name="Picture 16"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5617" name="Picture 16" descr="A white rectangular object with red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inline>
        </w:drawing>
      </w:r>
    </w:p>
    <w:p w14:paraId="1254348F" w14:textId="04673D4D" w:rsidR="00D9374B" w:rsidRDefault="00D9374B" w:rsidP="00207AC1">
      <w:pPr>
        <w:spacing w:after="0" w:line="360" w:lineRule="auto"/>
        <w:jc w:val="both"/>
        <w:rPr>
          <w:rFonts w:cstheme="minorHAnsi"/>
          <w:sz w:val="24"/>
          <w:szCs w:val="24"/>
        </w:rPr>
      </w:pPr>
      <w:r w:rsidRPr="00C629A8">
        <w:rPr>
          <w:rFonts w:cstheme="minorHAnsi"/>
          <w:sz w:val="24"/>
          <w:szCs w:val="24"/>
        </w:rPr>
        <w:t xml:space="preserve">The MongoDB query uses a simple query to find all documents in the "calls" collection where the "id_cellsite" field has the value "18". The Neo4j query uses Cypher to find relationships between </w:t>
      </w:r>
      <w:r w:rsidRPr="00C629A8">
        <w:rPr>
          <w:rFonts w:cstheme="minorHAnsi"/>
          <w:sz w:val="24"/>
          <w:szCs w:val="24"/>
        </w:rPr>
        <w:lastRenderedPageBreak/>
        <w:t xml:space="preserve">CALL and LOCATION nodes based on the "cell_site" property being equal to "18". For simple queries like the one in the MongoDB function, the performance can be quite efficient. </w:t>
      </w:r>
    </w:p>
    <w:p w14:paraId="298E5A0C" w14:textId="77777777" w:rsidR="00207AC1" w:rsidRPr="00C629A8" w:rsidRDefault="00207AC1" w:rsidP="00207AC1">
      <w:pPr>
        <w:spacing w:after="0" w:line="360" w:lineRule="auto"/>
        <w:jc w:val="both"/>
        <w:rPr>
          <w:rFonts w:cstheme="minorHAnsi"/>
          <w:sz w:val="24"/>
          <w:szCs w:val="24"/>
        </w:rPr>
      </w:pPr>
    </w:p>
    <w:p w14:paraId="6F8F2DFC" w14:textId="7D5ADA44" w:rsidR="000A00A5" w:rsidRPr="00C629A8" w:rsidRDefault="000A00A5" w:rsidP="00207AC1">
      <w:pPr>
        <w:spacing w:after="0" w:line="360" w:lineRule="auto"/>
        <w:jc w:val="both"/>
        <w:rPr>
          <w:rFonts w:cstheme="minorHAnsi"/>
          <w:b/>
          <w:bCs/>
          <w:sz w:val="24"/>
          <w:szCs w:val="24"/>
        </w:rPr>
      </w:pPr>
      <w:r w:rsidRPr="00C629A8">
        <w:rPr>
          <w:rFonts w:cstheme="minorHAnsi"/>
          <w:b/>
          <w:bCs/>
          <w:sz w:val="24"/>
          <w:szCs w:val="24"/>
        </w:rPr>
        <w:t xml:space="preserve">Query 2: </w:t>
      </w:r>
      <w:r w:rsidR="001F636C" w:rsidRPr="00C629A8">
        <w:rPr>
          <w:rFonts w:cstheme="minorHAnsi"/>
          <w:b/>
          <w:bCs/>
          <w:sz w:val="24"/>
          <w:szCs w:val="24"/>
        </w:rPr>
        <w:t>Find</w:t>
      </w:r>
      <w:r w:rsidRPr="00C629A8">
        <w:rPr>
          <w:rFonts w:cstheme="minorHAnsi"/>
          <w:b/>
          <w:bCs/>
          <w:sz w:val="24"/>
          <w:szCs w:val="24"/>
        </w:rPr>
        <w:t xml:space="preserve"> call for a specific user with their associated cell site information:</w:t>
      </w:r>
    </w:p>
    <w:p w14:paraId="070B00BB" w14:textId="395A38EA" w:rsidR="00C60B31" w:rsidRPr="00C629A8" w:rsidRDefault="00C60B31" w:rsidP="00207AC1">
      <w:pPr>
        <w:spacing w:after="0" w:line="360" w:lineRule="auto"/>
        <w:jc w:val="both"/>
        <w:rPr>
          <w:rFonts w:cstheme="minorHAnsi"/>
          <w:sz w:val="24"/>
          <w:szCs w:val="24"/>
        </w:rPr>
      </w:pPr>
      <w:r w:rsidRPr="00C629A8">
        <w:rPr>
          <w:rFonts w:cstheme="minorHAnsi"/>
          <w:sz w:val="24"/>
          <w:szCs w:val="24"/>
        </w:rPr>
        <w:t>Neo4j</w:t>
      </w:r>
    </w:p>
    <w:p w14:paraId="7FD91A88" w14:textId="79BF3FF0"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3904C5EF" wp14:editId="636AC8BB">
            <wp:extent cx="5943600" cy="1791335"/>
            <wp:effectExtent l="0" t="0" r="0" b="0"/>
            <wp:docPr id="1393127301" name="Picture 17"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7301" name="Picture 17" descr="A white rectangular object with red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2A795C1D" w14:textId="68A9D62E" w:rsidR="00C60B31" w:rsidRPr="00C629A8" w:rsidRDefault="00C60B31" w:rsidP="00207AC1">
      <w:pPr>
        <w:spacing w:after="0" w:line="360" w:lineRule="auto"/>
        <w:jc w:val="both"/>
        <w:rPr>
          <w:rFonts w:cstheme="minorHAnsi"/>
          <w:sz w:val="24"/>
          <w:szCs w:val="24"/>
        </w:rPr>
      </w:pPr>
      <w:r w:rsidRPr="00C629A8">
        <w:rPr>
          <w:rFonts w:cstheme="minorHAnsi"/>
          <w:sz w:val="24"/>
          <w:szCs w:val="24"/>
        </w:rPr>
        <w:t>MongoDB</w:t>
      </w:r>
    </w:p>
    <w:p w14:paraId="1D6835E7" w14:textId="11E622A2" w:rsidR="00C60B31"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44CB68C8" wp14:editId="39AC103B">
            <wp:extent cx="5943600" cy="1490980"/>
            <wp:effectExtent l="0" t="0" r="0" b="0"/>
            <wp:docPr id="2138777428" name="Picture 18"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7428" name="Picture 18" descr="A white rectangular object with red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796163CB" w14:textId="77777777" w:rsidR="00207AC1" w:rsidRPr="00C629A8" w:rsidRDefault="00207AC1" w:rsidP="00207AC1">
      <w:pPr>
        <w:spacing w:after="0" w:line="360" w:lineRule="auto"/>
        <w:jc w:val="both"/>
        <w:rPr>
          <w:rFonts w:cstheme="minorHAnsi"/>
          <w:sz w:val="24"/>
          <w:szCs w:val="24"/>
        </w:rPr>
      </w:pPr>
    </w:p>
    <w:p w14:paraId="62E41FBF" w14:textId="372424C6" w:rsidR="000A00A5" w:rsidRPr="00C629A8" w:rsidRDefault="000A00A5" w:rsidP="00207AC1">
      <w:pPr>
        <w:spacing w:after="0" w:line="360" w:lineRule="auto"/>
        <w:jc w:val="both"/>
        <w:rPr>
          <w:rFonts w:cstheme="minorHAnsi"/>
          <w:b/>
          <w:bCs/>
          <w:sz w:val="24"/>
          <w:szCs w:val="24"/>
        </w:rPr>
      </w:pPr>
      <w:r w:rsidRPr="00C629A8">
        <w:rPr>
          <w:rFonts w:cstheme="minorHAnsi"/>
          <w:b/>
          <w:bCs/>
          <w:sz w:val="24"/>
          <w:szCs w:val="24"/>
        </w:rPr>
        <w:t xml:space="preserve">Query 3: </w:t>
      </w:r>
      <w:r w:rsidR="001F636C" w:rsidRPr="00C629A8">
        <w:rPr>
          <w:rFonts w:cstheme="minorHAnsi"/>
          <w:b/>
          <w:bCs/>
          <w:sz w:val="24"/>
          <w:szCs w:val="24"/>
        </w:rPr>
        <w:t>Find</w:t>
      </w:r>
      <w:r w:rsidRPr="00C629A8">
        <w:rPr>
          <w:rFonts w:cstheme="minorHAnsi"/>
          <w:b/>
          <w:bCs/>
          <w:sz w:val="24"/>
          <w:szCs w:val="24"/>
        </w:rPr>
        <w:t xml:space="preserve"> call for a specific user within a specific time range:</w:t>
      </w:r>
    </w:p>
    <w:p w14:paraId="675B6C4D" w14:textId="6F36A19F" w:rsidR="00C60B31" w:rsidRPr="00C629A8" w:rsidRDefault="00C60B31" w:rsidP="00207AC1">
      <w:pPr>
        <w:spacing w:after="0" w:line="360" w:lineRule="auto"/>
        <w:jc w:val="both"/>
        <w:rPr>
          <w:rFonts w:cstheme="minorHAnsi"/>
          <w:sz w:val="24"/>
          <w:szCs w:val="24"/>
        </w:rPr>
      </w:pPr>
      <w:r w:rsidRPr="00C629A8">
        <w:rPr>
          <w:rFonts w:cstheme="minorHAnsi"/>
          <w:sz w:val="24"/>
          <w:szCs w:val="24"/>
        </w:rPr>
        <w:t>Neo4j</w:t>
      </w:r>
    </w:p>
    <w:p w14:paraId="317B49F3" w14:textId="1EA9D923"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74FBDB7E" wp14:editId="079ADD8A">
            <wp:extent cx="5943600" cy="1591310"/>
            <wp:effectExtent l="0" t="0" r="0" b="8890"/>
            <wp:docPr id="1433998648" name="Picture 19"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8648" name="Picture 19" descr="A white rectangular object with red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1B98F247" w14:textId="6A450D4C" w:rsidR="00C60B31" w:rsidRPr="00C629A8" w:rsidRDefault="00C60B31" w:rsidP="00207AC1">
      <w:pPr>
        <w:spacing w:after="0" w:line="360" w:lineRule="auto"/>
        <w:jc w:val="both"/>
        <w:rPr>
          <w:rFonts w:cstheme="minorHAnsi"/>
          <w:sz w:val="24"/>
          <w:szCs w:val="24"/>
        </w:rPr>
      </w:pPr>
      <w:r w:rsidRPr="00C629A8">
        <w:rPr>
          <w:rFonts w:cstheme="minorHAnsi"/>
          <w:sz w:val="24"/>
          <w:szCs w:val="24"/>
        </w:rPr>
        <w:t>MongoDB</w:t>
      </w:r>
    </w:p>
    <w:p w14:paraId="2CC9E8EC" w14:textId="72A669DA"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lastRenderedPageBreak/>
        <w:drawing>
          <wp:inline distT="0" distB="0" distL="0" distR="0" wp14:anchorId="7537D0FE" wp14:editId="25CF5405">
            <wp:extent cx="5943600" cy="1391285"/>
            <wp:effectExtent l="0" t="0" r="0" b="0"/>
            <wp:docPr id="1019457839" name="Picture 20"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57839" name="Picture 20" descr="A white rectangular object with red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inline>
        </w:drawing>
      </w:r>
    </w:p>
    <w:p w14:paraId="46DF52A6" w14:textId="1A56F218" w:rsidR="0070589F" w:rsidRDefault="0070589F" w:rsidP="00207AC1">
      <w:pPr>
        <w:spacing w:after="0" w:line="360" w:lineRule="auto"/>
        <w:jc w:val="both"/>
        <w:rPr>
          <w:rFonts w:cstheme="minorHAnsi"/>
          <w:sz w:val="24"/>
          <w:szCs w:val="24"/>
        </w:rPr>
      </w:pPr>
      <w:r w:rsidRPr="00C629A8">
        <w:rPr>
          <w:rFonts w:cstheme="minorHAnsi"/>
          <w:sz w:val="24"/>
          <w:szCs w:val="24"/>
        </w:rPr>
        <w:t>Both queries aim to find calls associated with a specific caller number and with a duration greater than 4000. The Neo4j query returns a list of Neo4j nodes representing the CALL nodes matching the specified graph pattern.</w:t>
      </w:r>
      <w:r w:rsidR="00104859" w:rsidRPr="00C629A8">
        <w:rPr>
          <w:rFonts w:cstheme="minorHAnsi"/>
          <w:sz w:val="24"/>
          <w:szCs w:val="24"/>
        </w:rPr>
        <w:t xml:space="preserve"> </w:t>
      </w:r>
      <w:r w:rsidRPr="00C629A8">
        <w:rPr>
          <w:rFonts w:cstheme="minorHAnsi"/>
          <w:sz w:val="24"/>
          <w:szCs w:val="24"/>
        </w:rPr>
        <w:t>The MongoDB query returns a list of documents from the "calls" collection that match the query conditions</w:t>
      </w:r>
    </w:p>
    <w:p w14:paraId="7BFC7AE1" w14:textId="77777777" w:rsidR="00207AC1" w:rsidRPr="00C629A8" w:rsidRDefault="00207AC1" w:rsidP="00207AC1">
      <w:pPr>
        <w:spacing w:after="0" w:line="360" w:lineRule="auto"/>
        <w:jc w:val="both"/>
        <w:rPr>
          <w:rFonts w:cstheme="minorHAnsi"/>
          <w:sz w:val="24"/>
          <w:szCs w:val="24"/>
        </w:rPr>
      </w:pPr>
    </w:p>
    <w:p w14:paraId="64A2BE52" w14:textId="1ECD920F" w:rsidR="000A00A5" w:rsidRPr="00C629A8" w:rsidRDefault="000A00A5" w:rsidP="00207AC1">
      <w:pPr>
        <w:spacing w:after="0" w:line="360" w:lineRule="auto"/>
        <w:jc w:val="both"/>
        <w:rPr>
          <w:rFonts w:cstheme="minorHAnsi"/>
          <w:b/>
          <w:bCs/>
          <w:sz w:val="24"/>
          <w:szCs w:val="24"/>
        </w:rPr>
      </w:pPr>
      <w:r w:rsidRPr="00C629A8">
        <w:rPr>
          <w:rFonts w:cstheme="minorHAnsi"/>
          <w:b/>
          <w:bCs/>
          <w:sz w:val="24"/>
          <w:szCs w:val="24"/>
        </w:rPr>
        <w:t xml:space="preserve">Query 4: </w:t>
      </w:r>
      <w:r w:rsidR="001F636C" w:rsidRPr="00C629A8">
        <w:rPr>
          <w:rFonts w:cstheme="minorHAnsi"/>
          <w:b/>
          <w:bCs/>
          <w:sz w:val="24"/>
          <w:szCs w:val="24"/>
        </w:rPr>
        <w:t>K</w:t>
      </w:r>
      <w:r w:rsidRPr="00C629A8">
        <w:rPr>
          <w:rFonts w:cstheme="minorHAnsi"/>
          <w:b/>
          <w:bCs/>
          <w:sz w:val="24"/>
          <w:szCs w:val="24"/>
        </w:rPr>
        <w:t>nown people from phone number</w:t>
      </w:r>
    </w:p>
    <w:p w14:paraId="5FB951CA" w14:textId="6E7426D9" w:rsidR="00C60B31" w:rsidRPr="00C629A8" w:rsidRDefault="00C60B31" w:rsidP="00207AC1">
      <w:pPr>
        <w:spacing w:after="0" w:line="360" w:lineRule="auto"/>
        <w:jc w:val="both"/>
        <w:rPr>
          <w:rFonts w:cstheme="minorHAnsi"/>
          <w:sz w:val="24"/>
          <w:szCs w:val="24"/>
        </w:rPr>
      </w:pPr>
      <w:r w:rsidRPr="00C629A8">
        <w:rPr>
          <w:rFonts w:cstheme="minorHAnsi"/>
          <w:sz w:val="24"/>
          <w:szCs w:val="24"/>
        </w:rPr>
        <w:t>Neo4j</w:t>
      </w:r>
    </w:p>
    <w:p w14:paraId="0D1FCE44" w14:textId="5642263D"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42C1E420" wp14:editId="3535F8E1">
            <wp:extent cx="5943600" cy="1490980"/>
            <wp:effectExtent l="0" t="0" r="0" b="0"/>
            <wp:docPr id="688211298" name="Picture 2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11298" name="Picture 21" descr="A white rectangular object with red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0B816AA6" w14:textId="10059EE4" w:rsidR="00C60B31" w:rsidRPr="00C629A8" w:rsidRDefault="00C60B31" w:rsidP="00207AC1">
      <w:pPr>
        <w:spacing w:after="0" w:line="360" w:lineRule="auto"/>
        <w:jc w:val="both"/>
        <w:rPr>
          <w:rFonts w:cstheme="minorHAnsi"/>
          <w:sz w:val="24"/>
          <w:szCs w:val="24"/>
        </w:rPr>
      </w:pPr>
      <w:r w:rsidRPr="00C629A8">
        <w:rPr>
          <w:rFonts w:cstheme="minorHAnsi"/>
          <w:sz w:val="24"/>
          <w:szCs w:val="24"/>
        </w:rPr>
        <w:t>MongoDB</w:t>
      </w:r>
    </w:p>
    <w:p w14:paraId="0D27CA3E" w14:textId="21570394" w:rsidR="00C60B31" w:rsidRPr="00C629A8" w:rsidRDefault="00C60B31" w:rsidP="00207AC1">
      <w:pPr>
        <w:spacing w:after="0" w:line="360" w:lineRule="auto"/>
        <w:jc w:val="both"/>
        <w:rPr>
          <w:rFonts w:cstheme="minorHAnsi"/>
          <w:sz w:val="24"/>
          <w:szCs w:val="24"/>
        </w:rPr>
      </w:pPr>
      <w:r w:rsidRPr="00C629A8">
        <w:rPr>
          <w:rFonts w:cstheme="minorHAnsi"/>
          <w:noProof/>
          <w:sz w:val="24"/>
          <w:szCs w:val="24"/>
        </w:rPr>
        <w:drawing>
          <wp:inline distT="0" distB="0" distL="0" distR="0" wp14:anchorId="223102F5" wp14:editId="68C83914">
            <wp:extent cx="5943600" cy="1591310"/>
            <wp:effectExtent l="0" t="0" r="0" b="8890"/>
            <wp:docPr id="2475502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0206" name="Picture 247550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3C73D70D" w14:textId="4676EAE9" w:rsidR="0070589F" w:rsidRPr="00C629A8" w:rsidRDefault="0070589F" w:rsidP="00207AC1">
      <w:pPr>
        <w:spacing w:after="0" w:line="360" w:lineRule="auto"/>
        <w:jc w:val="both"/>
        <w:rPr>
          <w:rFonts w:cstheme="minorHAnsi"/>
          <w:sz w:val="24"/>
          <w:szCs w:val="24"/>
        </w:rPr>
      </w:pPr>
      <w:r w:rsidRPr="00C629A8">
        <w:rPr>
          <w:rFonts w:cstheme="minorHAnsi"/>
          <w:sz w:val="24"/>
          <w:szCs w:val="24"/>
        </w:rPr>
        <w:t>In the fourth query, the Neo4j has better performance due to its graph database nature and graph pattern matching capabilities.</w:t>
      </w:r>
    </w:p>
    <w:p w14:paraId="2DF056AD" w14:textId="1AF2FE8C" w:rsidR="00973B07" w:rsidRPr="00C629A8" w:rsidRDefault="00973B07" w:rsidP="00207AC1">
      <w:pPr>
        <w:pStyle w:val="ListParagraph"/>
        <w:spacing w:after="0" w:line="360" w:lineRule="auto"/>
        <w:ind w:left="1080"/>
        <w:jc w:val="both"/>
        <w:rPr>
          <w:rFonts w:cstheme="minorHAnsi"/>
          <w:sz w:val="24"/>
          <w:szCs w:val="24"/>
        </w:rPr>
      </w:pPr>
    </w:p>
    <w:p w14:paraId="6595058F" w14:textId="1BD6463F" w:rsidR="009009AF" w:rsidRPr="00AB3714" w:rsidRDefault="009009AF" w:rsidP="00AB3714">
      <w:pPr>
        <w:pStyle w:val="Heading1"/>
        <w:numPr>
          <w:ilvl w:val="0"/>
          <w:numId w:val="18"/>
        </w:numPr>
        <w:spacing w:before="0" w:line="360" w:lineRule="auto"/>
        <w:jc w:val="both"/>
        <w:rPr>
          <w:rFonts w:asciiTheme="minorHAnsi" w:hAnsiTheme="minorHAnsi" w:cstheme="minorHAnsi"/>
          <w:szCs w:val="28"/>
        </w:rPr>
      </w:pPr>
      <w:r w:rsidRPr="00AB3714">
        <w:rPr>
          <w:rFonts w:asciiTheme="minorHAnsi" w:hAnsiTheme="minorHAnsi" w:cstheme="minorHAnsi"/>
          <w:szCs w:val="28"/>
        </w:rPr>
        <w:lastRenderedPageBreak/>
        <w:t>Experiments</w:t>
      </w:r>
    </w:p>
    <w:p w14:paraId="4258D09B" w14:textId="1A995888" w:rsidR="008B2FC6" w:rsidRPr="00C629A8" w:rsidRDefault="008B2FC6" w:rsidP="00207AC1">
      <w:pPr>
        <w:pStyle w:val="ListParagraph"/>
        <w:numPr>
          <w:ilvl w:val="0"/>
          <w:numId w:val="20"/>
        </w:numPr>
        <w:spacing w:after="0" w:line="360" w:lineRule="auto"/>
        <w:rPr>
          <w:rFonts w:cstheme="minorHAnsi"/>
          <w:sz w:val="24"/>
          <w:szCs w:val="24"/>
        </w:rPr>
      </w:pPr>
      <w:r w:rsidRPr="00C629A8">
        <w:rPr>
          <w:rFonts w:cstheme="minorHAnsi"/>
          <w:sz w:val="24"/>
          <w:szCs w:val="24"/>
        </w:rPr>
        <w:t>Query 1</w:t>
      </w:r>
    </w:p>
    <w:p w14:paraId="62D06DD8" w14:textId="050C29CD" w:rsidR="008B2FC6" w:rsidRPr="00C629A8" w:rsidRDefault="0033417B" w:rsidP="00207AC1">
      <w:pPr>
        <w:spacing w:after="0" w:line="360" w:lineRule="auto"/>
        <w:ind w:left="360"/>
        <w:rPr>
          <w:rFonts w:cstheme="minorHAnsi"/>
          <w:sz w:val="24"/>
          <w:szCs w:val="24"/>
        </w:rPr>
      </w:pPr>
      <w:r w:rsidRPr="00C629A8">
        <w:rPr>
          <w:rFonts w:cstheme="minorHAnsi"/>
          <w:noProof/>
          <w:sz w:val="24"/>
          <w:szCs w:val="24"/>
        </w:rPr>
        <w:drawing>
          <wp:inline distT="0" distB="0" distL="0" distR="0" wp14:anchorId="21C94062" wp14:editId="226F4882">
            <wp:extent cx="5943600" cy="5835650"/>
            <wp:effectExtent l="0" t="0" r="0" b="0"/>
            <wp:docPr id="3626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35650"/>
                    </a:xfrm>
                    <a:prstGeom prst="rect">
                      <a:avLst/>
                    </a:prstGeom>
                    <a:noFill/>
                    <a:ln>
                      <a:noFill/>
                    </a:ln>
                  </pic:spPr>
                </pic:pic>
              </a:graphicData>
            </a:graphic>
          </wp:inline>
        </w:drawing>
      </w:r>
    </w:p>
    <w:p w14:paraId="600BD956" w14:textId="77777777" w:rsidR="001F636C" w:rsidRPr="00C629A8" w:rsidRDefault="001F636C" w:rsidP="00207AC1">
      <w:pPr>
        <w:spacing w:after="0" w:line="360" w:lineRule="auto"/>
        <w:ind w:left="360"/>
        <w:rPr>
          <w:rFonts w:cstheme="minorHAnsi"/>
          <w:sz w:val="24"/>
          <w:szCs w:val="24"/>
        </w:rPr>
      </w:pPr>
    </w:p>
    <w:p w14:paraId="1CD2EFB1" w14:textId="0000EF4B" w:rsidR="00126304" w:rsidRPr="00C629A8" w:rsidRDefault="00126304" w:rsidP="00207AC1">
      <w:pPr>
        <w:spacing w:after="0" w:line="360" w:lineRule="auto"/>
        <w:ind w:left="360"/>
        <w:rPr>
          <w:rFonts w:cstheme="minorHAnsi"/>
          <w:sz w:val="24"/>
          <w:szCs w:val="24"/>
        </w:rPr>
      </w:pPr>
      <w:r w:rsidRPr="00C629A8">
        <w:rPr>
          <w:rFonts w:cstheme="minorHAnsi"/>
          <w:sz w:val="24"/>
          <w:szCs w:val="24"/>
        </w:rPr>
        <w:t xml:space="preserve">MongoDB generally shows lower average execution times compared to Neo4j for most of the specific queries. However, in one of the measurements, MongoDB's execution time is slightly higher than </w:t>
      </w:r>
      <w:proofErr w:type="gramStart"/>
      <w:r w:rsidRPr="00C629A8">
        <w:rPr>
          <w:rFonts w:cstheme="minorHAnsi"/>
          <w:sz w:val="24"/>
          <w:szCs w:val="24"/>
        </w:rPr>
        <w:t>Neo4j</w:t>
      </w:r>
      <w:proofErr w:type="gramEnd"/>
      <w:r w:rsidRPr="00C629A8">
        <w:rPr>
          <w:rFonts w:cstheme="minorHAnsi"/>
          <w:sz w:val="24"/>
          <w:szCs w:val="24"/>
        </w:rPr>
        <w:t>. The standard deviations for MongoDB are generally lower, indicating more consistent performance</w:t>
      </w:r>
      <w:r w:rsidR="0003575A" w:rsidRPr="00C629A8">
        <w:rPr>
          <w:rFonts w:cstheme="minorHAnsi"/>
          <w:sz w:val="24"/>
          <w:szCs w:val="24"/>
        </w:rPr>
        <w:t xml:space="preserve">. </w:t>
      </w:r>
    </w:p>
    <w:p w14:paraId="2AEB52BF" w14:textId="1836BD3F" w:rsidR="0033417B" w:rsidRPr="00C629A8" w:rsidRDefault="0033417B" w:rsidP="00207AC1">
      <w:pPr>
        <w:spacing w:after="0" w:line="360" w:lineRule="auto"/>
        <w:ind w:left="360"/>
        <w:jc w:val="center"/>
        <w:rPr>
          <w:rFonts w:cstheme="minorHAnsi"/>
          <w:sz w:val="24"/>
          <w:szCs w:val="24"/>
        </w:rPr>
      </w:pPr>
      <w:r w:rsidRPr="00C629A8">
        <w:rPr>
          <w:rFonts w:cstheme="minorHAnsi"/>
          <w:noProof/>
          <w:sz w:val="24"/>
          <w:szCs w:val="24"/>
        </w:rPr>
        <w:lastRenderedPageBreak/>
        <w:drawing>
          <wp:inline distT="0" distB="0" distL="0" distR="0" wp14:anchorId="0706E0B3" wp14:editId="2DE6D918">
            <wp:extent cx="4572000" cy="2743200"/>
            <wp:effectExtent l="0" t="0" r="0" b="0"/>
            <wp:docPr id="831456853" name="Chart 1">
              <a:extLst xmlns:a="http://schemas.openxmlformats.org/drawingml/2006/main">
                <a:ext uri="{FF2B5EF4-FFF2-40B4-BE49-F238E27FC236}">
                  <a16:creationId xmlns:a16="http://schemas.microsoft.com/office/drawing/2014/main" id="{089F0279-4D1F-DEF8-5E91-7D86BDFC77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58BFCE0" w14:textId="203FE143" w:rsidR="0033417B" w:rsidRPr="00C629A8" w:rsidRDefault="0033417B" w:rsidP="00207AC1">
      <w:pPr>
        <w:spacing w:after="0" w:line="360" w:lineRule="auto"/>
        <w:ind w:left="360"/>
        <w:jc w:val="center"/>
        <w:rPr>
          <w:rFonts w:cstheme="minorHAnsi"/>
          <w:sz w:val="24"/>
          <w:szCs w:val="24"/>
        </w:rPr>
      </w:pPr>
      <w:r w:rsidRPr="00C629A8">
        <w:rPr>
          <w:rFonts w:cstheme="minorHAnsi"/>
          <w:noProof/>
          <w:sz w:val="24"/>
          <w:szCs w:val="24"/>
        </w:rPr>
        <w:drawing>
          <wp:inline distT="0" distB="0" distL="0" distR="0" wp14:anchorId="4DB181DC" wp14:editId="2DCFA971">
            <wp:extent cx="4572000" cy="2743200"/>
            <wp:effectExtent l="0" t="0" r="0" b="0"/>
            <wp:docPr id="1837104229" name="Chart 1">
              <a:extLst xmlns:a="http://schemas.openxmlformats.org/drawingml/2006/main">
                <a:ext uri="{FF2B5EF4-FFF2-40B4-BE49-F238E27FC236}">
                  <a16:creationId xmlns:a16="http://schemas.microsoft.com/office/drawing/2014/main" id="{055D2AA3-5566-5EF0-0FDE-A1C9D3620E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544ED3" w14:textId="77777777" w:rsidR="001F636C" w:rsidRPr="00C629A8" w:rsidRDefault="001F636C" w:rsidP="00207AC1">
      <w:pPr>
        <w:spacing w:after="0" w:line="360" w:lineRule="auto"/>
        <w:ind w:left="360"/>
        <w:jc w:val="center"/>
        <w:rPr>
          <w:rFonts w:cstheme="minorHAnsi"/>
          <w:sz w:val="24"/>
          <w:szCs w:val="24"/>
        </w:rPr>
      </w:pPr>
    </w:p>
    <w:p w14:paraId="21355882" w14:textId="65ECCB4A" w:rsidR="008B2FC6" w:rsidRPr="00C629A8" w:rsidRDefault="008B2FC6" w:rsidP="00207AC1">
      <w:pPr>
        <w:pStyle w:val="ListParagraph"/>
        <w:numPr>
          <w:ilvl w:val="0"/>
          <w:numId w:val="20"/>
        </w:numPr>
        <w:spacing w:after="0" w:line="360" w:lineRule="auto"/>
        <w:rPr>
          <w:rFonts w:cstheme="minorHAnsi"/>
          <w:sz w:val="24"/>
          <w:szCs w:val="24"/>
        </w:rPr>
      </w:pPr>
      <w:r w:rsidRPr="00C629A8">
        <w:rPr>
          <w:rFonts w:cstheme="minorHAnsi"/>
          <w:sz w:val="24"/>
          <w:szCs w:val="24"/>
        </w:rPr>
        <w:t>Query 2</w:t>
      </w:r>
    </w:p>
    <w:p w14:paraId="0BA6E20B" w14:textId="5F2140CE" w:rsidR="0003575A" w:rsidRPr="00C629A8" w:rsidRDefault="00F23337" w:rsidP="00207AC1">
      <w:pPr>
        <w:spacing w:after="0" w:line="360" w:lineRule="auto"/>
        <w:rPr>
          <w:rFonts w:cstheme="minorHAnsi"/>
          <w:sz w:val="24"/>
          <w:szCs w:val="24"/>
        </w:rPr>
      </w:pPr>
      <w:r w:rsidRPr="00C629A8">
        <w:rPr>
          <w:rFonts w:cstheme="minorHAnsi"/>
          <w:noProof/>
          <w:sz w:val="24"/>
          <w:szCs w:val="24"/>
        </w:rPr>
        <w:lastRenderedPageBreak/>
        <w:drawing>
          <wp:inline distT="0" distB="0" distL="0" distR="0" wp14:anchorId="54EAC16C" wp14:editId="5C471E01">
            <wp:extent cx="5943600" cy="5835650"/>
            <wp:effectExtent l="0" t="0" r="0" b="0"/>
            <wp:docPr id="8913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35650"/>
                    </a:xfrm>
                    <a:prstGeom prst="rect">
                      <a:avLst/>
                    </a:prstGeom>
                    <a:noFill/>
                    <a:ln>
                      <a:noFill/>
                    </a:ln>
                  </pic:spPr>
                </pic:pic>
              </a:graphicData>
            </a:graphic>
          </wp:inline>
        </w:drawing>
      </w:r>
    </w:p>
    <w:p w14:paraId="077B7102" w14:textId="416F3866" w:rsidR="0003575A" w:rsidRPr="00C629A8" w:rsidRDefault="0003575A" w:rsidP="00207AC1">
      <w:pPr>
        <w:spacing w:after="0" w:line="360" w:lineRule="auto"/>
        <w:rPr>
          <w:rFonts w:cstheme="minorHAnsi"/>
          <w:sz w:val="24"/>
          <w:szCs w:val="24"/>
        </w:rPr>
      </w:pPr>
      <w:r w:rsidRPr="00C629A8">
        <w:rPr>
          <w:rFonts w:cstheme="minorHAnsi"/>
          <w:sz w:val="24"/>
          <w:szCs w:val="24"/>
        </w:rPr>
        <w:t>Based on the provided statistics, MongoDB generally shows lower average execution times compared to Neo4j for most of the specific queries</w:t>
      </w:r>
    </w:p>
    <w:p w14:paraId="385EF5CC" w14:textId="1880ECAC" w:rsidR="00F23337" w:rsidRPr="00C629A8" w:rsidRDefault="00F23337" w:rsidP="00207AC1">
      <w:pPr>
        <w:pStyle w:val="ListParagraph"/>
        <w:spacing w:after="0" w:line="360" w:lineRule="auto"/>
        <w:jc w:val="center"/>
        <w:rPr>
          <w:rFonts w:cstheme="minorHAnsi"/>
          <w:sz w:val="24"/>
          <w:szCs w:val="24"/>
        </w:rPr>
      </w:pPr>
      <w:r w:rsidRPr="00C629A8">
        <w:rPr>
          <w:rFonts w:cstheme="minorHAnsi"/>
          <w:noProof/>
          <w:sz w:val="24"/>
          <w:szCs w:val="24"/>
        </w:rPr>
        <w:lastRenderedPageBreak/>
        <w:drawing>
          <wp:inline distT="0" distB="0" distL="0" distR="0" wp14:anchorId="25044E50" wp14:editId="313D2602">
            <wp:extent cx="4572000" cy="2743200"/>
            <wp:effectExtent l="0" t="0" r="0" b="0"/>
            <wp:docPr id="1965483417" name="Chart 1">
              <a:extLst xmlns:a="http://schemas.openxmlformats.org/drawingml/2006/main">
                <a:ext uri="{FF2B5EF4-FFF2-40B4-BE49-F238E27FC236}">
                  <a16:creationId xmlns:a16="http://schemas.microsoft.com/office/drawing/2014/main" id="{735F8F59-E91A-FD59-ADB1-886587AC2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C96ACDD" w14:textId="77777777" w:rsidR="00F23337" w:rsidRPr="00C629A8" w:rsidRDefault="00F23337" w:rsidP="00207AC1">
      <w:pPr>
        <w:pStyle w:val="ListParagraph"/>
        <w:spacing w:after="0" w:line="360" w:lineRule="auto"/>
        <w:rPr>
          <w:rFonts w:cstheme="minorHAnsi"/>
          <w:sz w:val="24"/>
          <w:szCs w:val="24"/>
        </w:rPr>
      </w:pPr>
    </w:p>
    <w:p w14:paraId="719898E3" w14:textId="4D457815" w:rsidR="00F23337" w:rsidRPr="00C629A8" w:rsidRDefault="00F23337" w:rsidP="00207AC1">
      <w:pPr>
        <w:pStyle w:val="ListParagraph"/>
        <w:spacing w:after="0" w:line="360" w:lineRule="auto"/>
        <w:jc w:val="center"/>
        <w:rPr>
          <w:rFonts w:cstheme="minorHAnsi"/>
          <w:sz w:val="24"/>
          <w:szCs w:val="24"/>
        </w:rPr>
      </w:pPr>
      <w:r w:rsidRPr="00C629A8">
        <w:rPr>
          <w:rFonts w:cstheme="minorHAnsi"/>
          <w:noProof/>
          <w:sz w:val="24"/>
          <w:szCs w:val="24"/>
        </w:rPr>
        <w:drawing>
          <wp:inline distT="0" distB="0" distL="0" distR="0" wp14:anchorId="7D1C93DF" wp14:editId="4C61BCDC">
            <wp:extent cx="4572000" cy="2743200"/>
            <wp:effectExtent l="0" t="0" r="0" b="0"/>
            <wp:docPr id="1810761902" name="Chart 1">
              <a:extLst xmlns:a="http://schemas.openxmlformats.org/drawingml/2006/main">
                <a:ext uri="{FF2B5EF4-FFF2-40B4-BE49-F238E27FC236}">
                  <a16:creationId xmlns:a16="http://schemas.microsoft.com/office/drawing/2014/main" id="{D4BB4777-4A1B-C1C3-E15B-B842E066EF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E5E03B" w14:textId="77777777" w:rsidR="001F636C" w:rsidRPr="00C629A8" w:rsidRDefault="001F636C" w:rsidP="00207AC1">
      <w:pPr>
        <w:pStyle w:val="ListParagraph"/>
        <w:spacing w:after="0" w:line="360" w:lineRule="auto"/>
        <w:jc w:val="center"/>
        <w:rPr>
          <w:rFonts w:cstheme="minorHAnsi"/>
          <w:sz w:val="24"/>
          <w:szCs w:val="24"/>
        </w:rPr>
      </w:pPr>
    </w:p>
    <w:p w14:paraId="50E89F7D" w14:textId="7D4BE772" w:rsidR="008B2FC6" w:rsidRPr="00C629A8" w:rsidRDefault="008B2FC6" w:rsidP="00207AC1">
      <w:pPr>
        <w:pStyle w:val="ListParagraph"/>
        <w:numPr>
          <w:ilvl w:val="0"/>
          <w:numId w:val="20"/>
        </w:numPr>
        <w:spacing w:after="0" w:line="360" w:lineRule="auto"/>
        <w:rPr>
          <w:rFonts w:cstheme="minorHAnsi"/>
          <w:sz w:val="24"/>
          <w:szCs w:val="24"/>
        </w:rPr>
      </w:pPr>
      <w:r w:rsidRPr="00C629A8">
        <w:rPr>
          <w:rFonts w:cstheme="minorHAnsi"/>
          <w:sz w:val="24"/>
          <w:szCs w:val="24"/>
        </w:rPr>
        <w:t>Query 3</w:t>
      </w:r>
    </w:p>
    <w:p w14:paraId="7AFF46E6" w14:textId="14B4CFA7" w:rsidR="00F23337" w:rsidRPr="00C629A8" w:rsidRDefault="00F23337" w:rsidP="00207AC1">
      <w:pPr>
        <w:spacing w:after="0" w:line="360" w:lineRule="auto"/>
        <w:rPr>
          <w:rFonts w:cstheme="minorHAnsi"/>
          <w:sz w:val="24"/>
          <w:szCs w:val="24"/>
        </w:rPr>
      </w:pPr>
      <w:r w:rsidRPr="00C629A8">
        <w:rPr>
          <w:rFonts w:cstheme="minorHAnsi"/>
          <w:noProof/>
          <w:sz w:val="24"/>
          <w:szCs w:val="24"/>
        </w:rPr>
        <w:lastRenderedPageBreak/>
        <w:drawing>
          <wp:inline distT="0" distB="0" distL="0" distR="0" wp14:anchorId="0025C338" wp14:editId="386645EF">
            <wp:extent cx="5943600" cy="5835650"/>
            <wp:effectExtent l="0" t="0" r="0" b="0"/>
            <wp:docPr id="1897995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35650"/>
                    </a:xfrm>
                    <a:prstGeom prst="rect">
                      <a:avLst/>
                    </a:prstGeom>
                    <a:noFill/>
                    <a:ln>
                      <a:noFill/>
                    </a:ln>
                  </pic:spPr>
                </pic:pic>
              </a:graphicData>
            </a:graphic>
          </wp:inline>
        </w:drawing>
      </w:r>
    </w:p>
    <w:p w14:paraId="6361146B" w14:textId="27AB6CDC" w:rsidR="0003575A" w:rsidRPr="00C629A8" w:rsidRDefault="0003575A" w:rsidP="00207AC1">
      <w:pPr>
        <w:spacing w:after="0" w:line="360" w:lineRule="auto"/>
        <w:rPr>
          <w:rFonts w:cstheme="minorHAnsi"/>
          <w:sz w:val="24"/>
          <w:szCs w:val="24"/>
        </w:rPr>
      </w:pPr>
      <w:r w:rsidRPr="00C629A8">
        <w:rPr>
          <w:rFonts w:cstheme="minorHAnsi"/>
          <w:sz w:val="24"/>
          <w:szCs w:val="24"/>
        </w:rPr>
        <w:t>MongoDB significantly outperforms Neo4j in terms of average execution times for all of the specific queries. MongoDB also demonstrates lower standard deviations, indicating more consistent performance. The confidence intervals for both databases are quite close, but MongoDB's confidence intervals are generally smaller, suggesting more precise estimates of the true average execution times.</w:t>
      </w:r>
    </w:p>
    <w:p w14:paraId="48D8048A" w14:textId="12D14DAE" w:rsidR="00F23337" w:rsidRPr="00C629A8" w:rsidRDefault="00F23337" w:rsidP="00207AC1">
      <w:pPr>
        <w:pStyle w:val="ListParagraph"/>
        <w:spacing w:after="0" w:line="360" w:lineRule="auto"/>
        <w:jc w:val="center"/>
        <w:rPr>
          <w:rFonts w:cstheme="minorHAnsi"/>
          <w:sz w:val="24"/>
          <w:szCs w:val="24"/>
        </w:rPr>
      </w:pPr>
      <w:r w:rsidRPr="00C629A8">
        <w:rPr>
          <w:rFonts w:cstheme="minorHAnsi"/>
          <w:noProof/>
          <w:sz w:val="24"/>
          <w:szCs w:val="24"/>
        </w:rPr>
        <w:lastRenderedPageBreak/>
        <w:drawing>
          <wp:inline distT="0" distB="0" distL="0" distR="0" wp14:anchorId="029DC1CA" wp14:editId="792010FC">
            <wp:extent cx="4572000" cy="2743200"/>
            <wp:effectExtent l="0" t="0" r="0" b="0"/>
            <wp:docPr id="273560313" name="Chart 1">
              <a:extLst xmlns:a="http://schemas.openxmlformats.org/drawingml/2006/main">
                <a:ext uri="{FF2B5EF4-FFF2-40B4-BE49-F238E27FC236}">
                  <a16:creationId xmlns:a16="http://schemas.microsoft.com/office/drawing/2014/main" id="{6740B66D-2D0D-0938-6121-9BDB09B195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6AC3E12" w14:textId="77777777" w:rsidR="00F23337" w:rsidRPr="00C629A8" w:rsidRDefault="00F23337" w:rsidP="00207AC1">
      <w:pPr>
        <w:pStyle w:val="ListParagraph"/>
        <w:spacing w:after="0" w:line="360" w:lineRule="auto"/>
        <w:rPr>
          <w:rFonts w:cstheme="minorHAnsi"/>
          <w:sz w:val="24"/>
          <w:szCs w:val="24"/>
        </w:rPr>
      </w:pPr>
    </w:p>
    <w:p w14:paraId="70C972C3" w14:textId="6B2C5734" w:rsidR="00F23337" w:rsidRPr="00C629A8" w:rsidRDefault="00F23337" w:rsidP="00207AC1">
      <w:pPr>
        <w:pStyle w:val="ListParagraph"/>
        <w:spacing w:after="0" w:line="360" w:lineRule="auto"/>
        <w:jc w:val="center"/>
        <w:rPr>
          <w:rFonts w:cstheme="minorHAnsi"/>
          <w:sz w:val="24"/>
          <w:szCs w:val="24"/>
        </w:rPr>
      </w:pPr>
      <w:r w:rsidRPr="00C629A8">
        <w:rPr>
          <w:rFonts w:cstheme="minorHAnsi"/>
          <w:noProof/>
          <w:sz w:val="24"/>
          <w:szCs w:val="24"/>
        </w:rPr>
        <w:drawing>
          <wp:inline distT="0" distB="0" distL="0" distR="0" wp14:anchorId="1F1A4F78" wp14:editId="4F675F85">
            <wp:extent cx="4572000" cy="2743200"/>
            <wp:effectExtent l="0" t="0" r="0" b="0"/>
            <wp:docPr id="1258527336" name="Chart 1">
              <a:extLst xmlns:a="http://schemas.openxmlformats.org/drawingml/2006/main">
                <a:ext uri="{FF2B5EF4-FFF2-40B4-BE49-F238E27FC236}">
                  <a16:creationId xmlns:a16="http://schemas.microsoft.com/office/drawing/2014/main" id="{1D93502D-274F-4AF9-65B5-BACB55582D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FCCE641" w14:textId="77777777" w:rsidR="001F636C" w:rsidRPr="00C629A8" w:rsidRDefault="001F636C" w:rsidP="00207AC1">
      <w:pPr>
        <w:pStyle w:val="ListParagraph"/>
        <w:spacing w:after="0" w:line="360" w:lineRule="auto"/>
        <w:jc w:val="center"/>
        <w:rPr>
          <w:rFonts w:cstheme="minorHAnsi"/>
          <w:sz w:val="24"/>
          <w:szCs w:val="24"/>
        </w:rPr>
      </w:pPr>
    </w:p>
    <w:p w14:paraId="3F80BE77" w14:textId="1A0441F4" w:rsidR="001F636C" w:rsidRPr="00C629A8" w:rsidRDefault="008B2FC6" w:rsidP="00207AC1">
      <w:pPr>
        <w:pStyle w:val="ListParagraph"/>
        <w:numPr>
          <w:ilvl w:val="0"/>
          <w:numId w:val="20"/>
        </w:numPr>
        <w:spacing w:after="0" w:line="360" w:lineRule="auto"/>
        <w:rPr>
          <w:rFonts w:cstheme="minorHAnsi"/>
          <w:sz w:val="24"/>
          <w:szCs w:val="24"/>
        </w:rPr>
      </w:pPr>
      <w:r w:rsidRPr="00C629A8">
        <w:rPr>
          <w:rFonts w:cstheme="minorHAnsi"/>
          <w:sz w:val="24"/>
          <w:szCs w:val="24"/>
        </w:rPr>
        <w:t xml:space="preserve">Query </w:t>
      </w:r>
      <w:r w:rsidR="001F636C" w:rsidRPr="00C629A8">
        <w:rPr>
          <w:rFonts w:cstheme="minorHAnsi"/>
          <w:sz w:val="24"/>
          <w:szCs w:val="24"/>
        </w:rPr>
        <w:t>4</w:t>
      </w:r>
    </w:p>
    <w:p w14:paraId="0198D880" w14:textId="4DF224DD" w:rsidR="00F23337" w:rsidRPr="00C629A8" w:rsidRDefault="00126304" w:rsidP="00207AC1">
      <w:pPr>
        <w:spacing w:after="0" w:line="360" w:lineRule="auto"/>
        <w:rPr>
          <w:rFonts w:cstheme="minorHAnsi"/>
          <w:sz w:val="24"/>
          <w:szCs w:val="24"/>
        </w:rPr>
      </w:pPr>
      <w:r w:rsidRPr="00C629A8">
        <w:rPr>
          <w:rFonts w:cstheme="minorHAnsi"/>
          <w:noProof/>
          <w:sz w:val="24"/>
          <w:szCs w:val="24"/>
        </w:rPr>
        <w:lastRenderedPageBreak/>
        <w:drawing>
          <wp:inline distT="0" distB="0" distL="0" distR="0" wp14:anchorId="0920C2C7" wp14:editId="333B21BF">
            <wp:extent cx="5943600" cy="5835650"/>
            <wp:effectExtent l="0" t="0" r="0" b="0"/>
            <wp:docPr id="1337345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835650"/>
                    </a:xfrm>
                    <a:prstGeom prst="rect">
                      <a:avLst/>
                    </a:prstGeom>
                    <a:noFill/>
                    <a:ln>
                      <a:noFill/>
                    </a:ln>
                  </pic:spPr>
                </pic:pic>
              </a:graphicData>
            </a:graphic>
          </wp:inline>
        </w:drawing>
      </w:r>
    </w:p>
    <w:p w14:paraId="6DCD37C1" w14:textId="1E46DDDD" w:rsidR="00126304" w:rsidRPr="00C629A8" w:rsidRDefault="00126304" w:rsidP="00207AC1">
      <w:pPr>
        <w:spacing w:after="0" w:line="360" w:lineRule="auto"/>
        <w:rPr>
          <w:rFonts w:cstheme="minorHAnsi"/>
          <w:sz w:val="24"/>
          <w:szCs w:val="24"/>
        </w:rPr>
      </w:pPr>
      <w:r w:rsidRPr="00C629A8">
        <w:rPr>
          <w:rFonts w:cstheme="minorHAnsi"/>
          <w:sz w:val="24"/>
          <w:szCs w:val="24"/>
        </w:rPr>
        <w:t>MongoDB generally shows lower average execution times compared to Neo4j for these specific queries. The standard deviations and confidence intervals for both databases indicate relatively consistent performance with some slight variability</w:t>
      </w:r>
    </w:p>
    <w:p w14:paraId="024FF1FA" w14:textId="77777777" w:rsidR="00F23337" w:rsidRPr="00C629A8" w:rsidRDefault="00F23337" w:rsidP="00207AC1">
      <w:pPr>
        <w:spacing w:after="0" w:line="360" w:lineRule="auto"/>
        <w:ind w:left="360"/>
        <w:rPr>
          <w:rFonts w:cstheme="minorHAnsi"/>
          <w:sz w:val="24"/>
          <w:szCs w:val="24"/>
        </w:rPr>
      </w:pPr>
    </w:p>
    <w:p w14:paraId="10AF4DC6" w14:textId="3889EB8B" w:rsidR="00F23337" w:rsidRPr="00C629A8" w:rsidRDefault="00F23337" w:rsidP="00207AC1">
      <w:pPr>
        <w:spacing w:after="0" w:line="360" w:lineRule="auto"/>
        <w:ind w:left="360"/>
        <w:jc w:val="center"/>
        <w:rPr>
          <w:rFonts w:cstheme="minorHAnsi"/>
          <w:sz w:val="24"/>
          <w:szCs w:val="24"/>
        </w:rPr>
      </w:pPr>
      <w:r w:rsidRPr="00C629A8">
        <w:rPr>
          <w:rFonts w:cstheme="minorHAnsi"/>
          <w:noProof/>
          <w:sz w:val="24"/>
          <w:szCs w:val="24"/>
        </w:rPr>
        <w:lastRenderedPageBreak/>
        <w:drawing>
          <wp:inline distT="0" distB="0" distL="0" distR="0" wp14:anchorId="1E1DFEF4" wp14:editId="474A7775">
            <wp:extent cx="4572000" cy="2743200"/>
            <wp:effectExtent l="0" t="0" r="0" b="0"/>
            <wp:docPr id="1050366842" name="Chart 1">
              <a:extLst xmlns:a="http://schemas.openxmlformats.org/drawingml/2006/main">
                <a:ext uri="{FF2B5EF4-FFF2-40B4-BE49-F238E27FC236}">
                  <a16:creationId xmlns:a16="http://schemas.microsoft.com/office/drawing/2014/main" id="{3563B286-A0D9-8982-2AB9-0ED275A63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5E5BB1" w14:textId="0852A60C" w:rsidR="00F23337" w:rsidRPr="00C629A8" w:rsidRDefault="00F23337" w:rsidP="00207AC1">
      <w:pPr>
        <w:spacing w:after="0" w:line="360" w:lineRule="auto"/>
        <w:ind w:left="360"/>
        <w:jc w:val="center"/>
        <w:rPr>
          <w:rFonts w:cstheme="minorHAnsi"/>
          <w:sz w:val="24"/>
          <w:szCs w:val="24"/>
        </w:rPr>
      </w:pPr>
      <w:r w:rsidRPr="00C629A8">
        <w:rPr>
          <w:rFonts w:cstheme="minorHAnsi"/>
          <w:noProof/>
          <w:sz w:val="24"/>
          <w:szCs w:val="24"/>
        </w:rPr>
        <w:drawing>
          <wp:inline distT="0" distB="0" distL="0" distR="0" wp14:anchorId="65B8CC69" wp14:editId="0ED59DCC">
            <wp:extent cx="4572000" cy="2743200"/>
            <wp:effectExtent l="0" t="0" r="0" b="0"/>
            <wp:docPr id="1930871259" name="Chart 1">
              <a:extLst xmlns:a="http://schemas.openxmlformats.org/drawingml/2006/main">
                <a:ext uri="{FF2B5EF4-FFF2-40B4-BE49-F238E27FC236}">
                  <a16:creationId xmlns:a16="http://schemas.microsoft.com/office/drawing/2014/main" id="{24C8886A-C5AB-85F8-804C-3176F5339C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568FAE4" w14:textId="197A7A47" w:rsidR="009009AF" w:rsidRPr="00AB3714" w:rsidRDefault="009009AF" w:rsidP="00AB3714">
      <w:pPr>
        <w:pStyle w:val="Heading1"/>
        <w:numPr>
          <w:ilvl w:val="0"/>
          <w:numId w:val="18"/>
        </w:numPr>
        <w:spacing w:before="0" w:line="360" w:lineRule="auto"/>
        <w:jc w:val="both"/>
        <w:rPr>
          <w:rFonts w:asciiTheme="minorHAnsi" w:hAnsiTheme="minorHAnsi" w:cstheme="minorHAnsi"/>
          <w:szCs w:val="28"/>
        </w:rPr>
      </w:pPr>
      <w:r w:rsidRPr="00AB3714">
        <w:rPr>
          <w:rFonts w:asciiTheme="minorHAnsi" w:hAnsiTheme="minorHAnsi" w:cstheme="minorHAnsi"/>
          <w:szCs w:val="28"/>
        </w:rPr>
        <w:t>Co</w:t>
      </w:r>
      <w:r w:rsidR="00DB30FE" w:rsidRPr="00AB3714">
        <w:rPr>
          <w:rFonts w:asciiTheme="minorHAnsi" w:hAnsiTheme="minorHAnsi" w:cstheme="minorHAnsi"/>
          <w:szCs w:val="28"/>
        </w:rPr>
        <w:t>n</w:t>
      </w:r>
      <w:r w:rsidRPr="00AB3714">
        <w:rPr>
          <w:rFonts w:asciiTheme="minorHAnsi" w:hAnsiTheme="minorHAnsi" w:cstheme="minorHAnsi"/>
          <w:szCs w:val="28"/>
        </w:rPr>
        <w:t>clusions</w:t>
      </w:r>
    </w:p>
    <w:p w14:paraId="1AD25C79" w14:textId="77777777" w:rsidR="00C629A8" w:rsidRPr="00C629A8" w:rsidRDefault="00C629A8" w:rsidP="00207AC1">
      <w:pPr>
        <w:spacing w:after="0" w:line="360" w:lineRule="auto"/>
        <w:rPr>
          <w:rFonts w:cstheme="minorHAnsi"/>
          <w:sz w:val="24"/>
          <w:szCs w:val="24"/>
        </w:rPr>
      </w:pPr>
      <w:r w:rsidRPr="00C629A8">
        <w:rPr>
          <w:rFonts w:cstheme="minorHAnsi"/>
          <w:sz w:val="24"/>
          <w:szCs w:val="24"/>
        </w:rPr>
        <w:t>Overall, when considering execution time, consistency, and precision, MongoDB demonstrates better performance characteristics in terms of average time, standard deviation, and confidence interval. However, it is important to note that the comparison is based on the specific queries provided, and the performance of each database can vary depending on the use case, data model, query complexity, indexing, and other factors.</w:t>
      </w:r>
    </w:p>
    <w:p w14:paraId="6592E5E1" w14:textId="77589634" w:rsidR="00C629A8" w:rsidRPr="00C629A8" w:rsidRDefault="00C629A8" w:rsidP="00207AC1">
      <w:pPr>
        <w:spacing w:after="0" w:line="360" w:lineRule="auto"/>
        <w:rPr>
          <w:rFonts w:cstheme="minorHAnsi"/>
          <w:sz w:val="24"/>
          <w:szCs w:val="24"/>
        </w:rPr>
      </w:pPr>
      <w:r w:rsidRPr="00C629A8">
        <w:rPr>
          <w:rFonts w:cstheme="minorHAnsi"/>
          <w:sz w:val="24"/>
          <w:szCs w:val="24"/>
        </w:rPr>
        <w:t xml:space="preserve">Ultimately, the choice between Neo4j and MongoDB should consider the specific requirements of the application, the data structure, and the nature of the queries. It is recommended to conduct more extensive performance testing, evaluate the suitability of each database for the </w:t>
      </w:r>
      <w:r w:rsidRPr="00C629A8">
        <w:rPr>
          <w:rFonts w:cstheme="minorHAnsi"/>
          <w:sz w:val="24"/>
          <w:szCs w:val="24"/>
        </w:rPr>
        <w:lastRenderedPageBreak/>
        <w:t xml:space="preserve">given use case, and consider other factors such as scalability, ease of development, and community support. For this project, the Neo4j is still a better choice because many relationships created through nodes </w:t>
      </w:r>
      <w:proofErr w:type="gramStart"/>
      <w:r w:rsidRPr="00C629A8">
        <w:rPr>
          <w:rFonts w:cstheme="minorHAnsi"/>
          <w:sz w:val="24"/>
          <w:szCs w:val="24"/>
        </w:rPr>
        <w:t>is</w:t>
      </w:r>
      <w:proofErr w:type="gramEnd"/>
      <w:r w:rsidRPr="00C629A8">
        <w:rPr>
          <w:rFonts w:cstheme="minorHAnsi"/>
          <w:sz w:val="24"/>
          <w:szCs w:val="24"/>
        </w:rPr>
        <w:t xml:space="preserve"> suitable for this type of data. Graph technology allows us to work with the data in its natural form</w:t>
      </w:r>
    </w:p>
    <w:sectPr w:rsidR="00C629A8" w:rsidRPr="00C629A8" w:rsidSect="001F562B">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F0F"/>
    <w:multiLevelType w:val="hybridMultilevel"/>
    <w:tmpl w:val="276CA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162C8"/>
    <w:multiLevelType w:val="multilevel"/>
    <w:tmpl w:val="BCD00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51AA1"/>
    <w:multiLevelType w:val="hybridMultilevel"/>
    <w:tmpl w:val="AAEA572E"/>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 w15:restartNumberingAfterBreak="0">
    <w:nsid w:val="1FB3514D"/>
    <w:multiLevelType w:val="hybridMultilevel"/>
    <w:tmpl w:val="6FE07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F77D2"/>
    <w:multiLevelType w:val="hybridMultilevel"/>
    <w:tmpl w:val="3AD44044"/>
    <w:lvl w:ilvl="0" w:tplc="6ACC86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771D0"/>
    <w:multiLevelType w:val="multilevel"/>
    <w:tmpl w:val="F5DE0F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21BF9"/>
    <w:multiLevelType w:val="multilevel"/>
    <w:tmpl w:val="A5B4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F3E6C"/>
    <w:multiLevelType w:val="hybridMultilevel"/>
    <w:tmpl w:val="FB5EE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54C8E"/>
    <w:multiLevelType w:val="hybridMultilevel"/>
    <w:tmpl w:val="2A88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42A2F"/>
    <w:multiLevelType w:val="hybridMultilevel"/>
    <w:tmpl w:val="8EBA0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F31D65"/>
    <w:multiLevelType w:val="hybridMultilevel"/>
    <w:tmpl w:val="A740C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605F20"/>
    <w:multiLevelType w:val="hybridMultilevel"/>
    <w:tmpl w:val="E012B33C"/>
    <w:lvl w:ilvl="0" w:tplc="7D8623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0A4C59"/>
    <w:multiLevelType w:val="hybridMultilevel"/>
    <w:tmpl w:val="6934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33CD7"/>
    <w:multiLevelType w:val="hybridMultilevel"/>
    <w:tmpl w:val="3028D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800F24"/>
    <w:multiLevelType w:val="hybridMultilevel"/>
    <w:tmpl w:val="EF9A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644FC"/>
    <w:multiLevelType w:val="hybridMultilevel"/>
    <w:tmpl w:val="37A2A720"/>
    <w:lvl w:ilvl="0" w:tplc="D4BA899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4985757"/>
    <w:multiLevelType w:val="multilevel"/>
    <w:tmpl w:val="FCE8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9288D"/>
    <w:multiLevelType w:val="multilevel"/>
    <w:tmpl w:val="B3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001033"/>
    <w:multiLevelType w:val="hybridMultilevel"/>
    <w:tmpl w:val="2CAE7B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A33DE3"/>
    <w:multiLevelType w:val="hybridMultilevel"/>
    <w:tmpl w:val="FFE49514"/>
    <w:lvl w:ilvl="0" w:tplc="E8DC0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394441">
    <w:abstractNumId w:val="19"/>
  </w:num>
  <w:num w:numId="2" w16cid:durableId="1887062678">
    <w:abstractNumId w:val="0"/>
  </w:num>
  <w:num w:numId="3" w16cid:durableId="2091148321">
    <w:abstractNumId w:val="16"/>
  </w:num>
  <w:num w:numId="4" w16cid:durableId="426120461">
    <w:abstractNumId w:val="1"/>
  </w:num>
  <w:num w:numId="5" w16cid:durableId="1417240585">
    <w:abstractNumId w:val="17"/>
  </w:num>
  <w:num w:numId="6" w16cid:durableId="1908149324">
    <w:abstractNumId w:val="5"/>
  </w:num>
  <w:num w:numId="7" w16cid:durableId="1922448818">
    <w:abstractNumId w:val="8"/>
  </w:num>
  <w:num w:numId="8" w16cid:durableId="832841205">
    <w:abstractNumId w:val="15"/>
  </w:num>
  <w:num w:numId="9" w16cid:durableId="668291438">
    <w:abstractNumId w:val="4"/>
  </w:num>
  <w:num w:numId="10" w16cid:durableId="2109424437">
    <w:abstractNumId w:val="13"/>
  </w:num>
  <w:num w:numId="11" w16cid:durableId="1136216857">
    <w:abstractNumId w:val="6"/>
  </w:num>
  <w:num w:numId="12" w16cid:durableId="778109700">
    <w:abstractNumId w:val="14"/>
  </w:num>
  <w:num w:numId="13" w16cid:durableId="792986850">
    <w:abstractNumId w:val="2"/>
  </w:num>
  <w:num w:numId="14" w16cid:durableId="1450198286">
    <w:abstractNumId w:val="12"/>
  </w:num>
  <w:num w:numId="15" w16cid:durableId="275647915">
    <w:abstractNumId w:val="7"/>
  </w:num>
  <w:num w:numId="16" w16cid:durableId="47921813">
    <w:abstractNumId w:val="3"/>
  </w:num>
  <w:num w:numId="17" w16cid:durableId="573664848">
    <w:abstractNumId w:val="9"/>
  </w:num>
  <w:num w:numId="18" w16cid:durableId="1079444621">
    <w:abstractNumId w:val="11"/>
  </w:num>
  <w:num w:numId="19" w16cid:durableId="1900092084">
    <w:abstractNumId w:val="18"/>
  </w:num>
  <w:num w:numId="20" w16cid:durableId="13430473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 LAN ANH TRINH 519161">
    <w15:presenceInfo w15:providerId="AD" w15:userId="S::trntln97h67z251i@studenti.unime.it::d56355bc-4245-4f6a-a2b6-2d192e70f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FC"/>
    <w:rsid w:val="0003575A"/>
    <w:rsid w:val="000A00A5"/>
    <w:rsid w:val="000A63F6"/>
    <w:rsid w:val="00104859"/>
    <w:rsid w:val="00126304"/>
    <w:rsid w:val="0013328C"/>
    <w:rsid w:val="001F562B"/>
    <w:rsid w:val="001F636C"/>
    <w:rsid w:val="00207AC1"/>
    <w:rsid w:val="00274C5B"/>
    <w:rsid w:val="002B6712"/>
    <w:rsid w:val="0033417B"/>
    <w:rsid w:val="00370C80"/>
    <w:rsid w:val="00493F21"/>
    <w:rsid w:val="004A76E4"/>
    <w:rsid w:val="005F2E8C"/>
    <w:rsid w:val="005F71A0"/>
    <w:rsid w:val="00611872"/>
    <w:rsid w:val="006E0DC0"/>
    <w:rsid w:val="0070589F"/>
    <w:rsid w:val="00766A8E"/>
    <w:rsid w:val="00772B5C"/>
    <w:rsid w:val="008749E8"/>
    <w:rsid w:val="008B2FC6"/>
    <w:rsid w:val="008E37DF"/>
    <w:rsid w:val="0090017B"/>
    <w:rsid w:val="009009AF"/>
    <w:rsid w:val="00945C31"/>
    <w:rsid w:val="00973B07"/>
    <w:rsid w:val="00AB3714"/>
    <w:rsid w:val="00AC7C58"/>
    <w:rsid w:val="00AF7655"/>
    <w:rsid w:val="00B048C8"/>
    <w:rsid w:val="00B41F83"/>
    <w:rsid w:val="00B50274"/>
    <w:rsid w:val="00C60B31"/>
    <w:rsid w:val="00C629A8"/>
    <w:rsid w:val="00CE63B6"/>
    <w:rsid w:val="00CF4B39"/>
    <w:rsid w:val="00D353FC"/>
    <w:rsid w:val="00D60324"/>
    <w:rsid w:val="00D9374B"/>
    <w:rsid w:val="00DB30FE"/>
    <w:rsid w:val="00DF667A"/>
    <w:rsid w:val="00E8046F"/>
    <w:rsid w:val="00F23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D2D62"/>
  <w15:chartTrackingRefBased/>
  <w15:docId w15:val="{247AA0A1-E3AE-43A2-B85D-1C08E9AD5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324"/>
    <w:pPr>
      <w:keepNext/>
      <w:keepLines/>
      <w:spacing w:before="240" w:after="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link w:val="Heading2Char"/>
    <w:uiPriority w:val="9"/>
    <w:qFormat/>
    <w:rsid w:val="00493F21"/>
    <w:pPr>
      <w:spacing w:before="100" w:beforeAutospacing="1" w:after="100" w:afterAutospacing="1" w:line="240" w:lineRule="auto"/>
      <w:outlineLvl w:val="1"/>
    </w:pPr>
    <w:rPr>
      <w:rFonts w:eastAsia="Times New Roman" w:cs="Times New Roman"/>
      <w:b/>
      <w:bCs/>
      <w:sz w:val="24"/>
      <w:szCs w:val="36"/>
    </w:rPr>
  </w:style>
  <w:style w:type="paragraph" w:styleId="Heading3">
    <w:name w:val="heading 3"/>
    <w:basedOn w:val="Normal"/>
    <w:link w:val="Heading3Char"/>
    <w:uiPriority w:val="9"/>
    <w:qFormat/>
    <w:rsid w:val="00D60324"/>
    <w:pPr>
      <w:spacing w:before="100" w:beforeAutospacing="1" w:after="100" w:afterAutospacing="1" w:line="240" w:lineRule="auto"/>
      <w:outlineLvl w:val="2"/>
    </w:pPr>
    <w:rPr>
      <w:rFonts w:eastAsia="Times New Roman" w:cs="Times New Roman"/>
      <w:bCs/>
      <w:sz w:val="24"/>
      <w:szCs w:val="27"/>
    </w:rPr>
  </w:style>
  <w:style w:type="paragraph" w:styleId="Heading4">
    <w:name w:val="heading 4"/>
    <w:basedOn w:val="Normal"/>
    <w:next w:val="Normal"/>
    <w:link w:val="Heading4Char"/>
    <w:uiPriority w:val="9"/>
    <w:unhideWhenUsed/>
    <w:qFormat/>
    <w:rsid w:val="00766A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3FC"/>
    <w:pPr>
      <w:ind w:left="720"/>
      <w:contextualSpacing/>
    </w:pPr>
  </w:style>
  <w:style w:type="character" w:customStyle="1" w:styleId="Heading2Char">
    <w:name w:val="Heading 2 Char"/>
    <w:basedOn w:val="DefaultParagraphFont"/>
    <w:link w:val="Heading2"/>
    <w:uiPriority w:val="9"/>
    <w:rsid w:val="00493F21"/>
    <w:rPr>
      <w:rFonts w:eastAsia="Times New Roman" w:cs="Times New Roman"/>
      <w:b/>
      <w:bCs/>
      <w:sz w:val="24"/>
      <w:szCs w:val="36"/>
    </w:rPr>
  </w:style>
  <w:style w:type="character" w:customStyle="1" w:styleId="Heading3Char">
    <w:name w:val="Heading 3 Char"/>
    <w:basedOn w:val="DefaultParagraphFont"/>
    <w:link w:val="Heading3"/>
    <w:uiPriority w:val="9"/>
    <w:rsid w:val="00D60324"/>
    <w:rPr>
      <w:rFonts w:eastAsia="Times New Roman" w:cs="Times New Roman"/>
      <w:bCs/>
      <w:sz w:val="24"/>
      <w:szCs w:val="27"/>
    </w:rPr>
  </w:style>
  <w:style w:type="paragraph" w:styleId="NormalWeb">
    <w:name w:val="Normal (Web)"/>
    <w:basedOn w:val="Normal"/>
    <w:uiPriority w:val="99"/>
    <w:unhideWhenUsed/>
    <w:rsid w:val="009009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1F83"/>
    <w:rPr>
      <w:b/>
      <w:bCs/>
    </w:rPr>
  </w:style>
  <w:style w:type="character" w:customStyle="1" w:styleId="Heading1Char">
    <w:name w:val="Heading 1 Char"/>
    <w:basedOn w:val="DefaultParagraphFont"/>
    <w:link w:val="Heading1"/>
    <w:uiPriority w:val="9"/>
    <w:rsid w:val="00D60324"/>
    <w:rPr>
      <w:rFonts w:asciiTheme="majorHAnsi" w:eastAsiaTheme="majorEastAsia" w:hAnsiTheme="majorHAnsi" w:cstheme="majorBidi"/>
      <w:color w:val="2F5496" w:themeColor="accent1" w:themeShade="BF"/>
      <w:sz w:val="28"/>
      <w:szCs w:val="32"/>
    </w:rPr>
  </w:style>
  <w:style w:type="character" w:customStyle="1" w:styleId="Heading4Char">
    <w:name w:val="Heading 4 Char"/>
    <w:basedOn w:val="DefaultParagraphFont"/>
    <w:link w:val="Heading4"/>
    <w:uiPriority w:val="9"/>
    <w:rsid w:val="00766A8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8E37DF"/>
    <w:pPr>
      <w:spacing w:after="0" w:line="240" w:lineRule="auto"/>
    </w:pPr>
  </w:style>
  <w:style w:type="paragraph" w:styleId="NoSpacing">
    <w:name w:val="No Spacing"/>
    <w:link w:val="NoSpacingChar"/>
    <w:uiPriority w:val="1"/>
    <w:qFormat/>
    <w:rsid w:val="001F562B"/>
    <w:pPr>
      <w:spacing w:after="0" w:line="240" w:lineRule="auto"/>
    </w:pPr>
    <w:rPr>
      <w:rFonts w:eastAsiaTheme="minorEastAsia"/>
    </w:rPr>
  </w:style>
  <w:style w:type="character" w:customStyle="1" w:styleId="NoSpacingChar">
    <w:name w:val="No Spacing Char"/>
    <w:basedOn w:val="DefaultParagraphFont"/>
    <w:link w:val="NoSpacing"/>
    <w:uiPriority w:val="1"/>
    <w:rsid w:val="001F562B"/>
    <w:rPr>
      <w:rFonts w:eastAsiaTheme="minorEastAsia"/>
    </w:rPr>
  </w:style>
  <w:style w:type="paragraph" w:styleId="TOCHeading">
    <w:name w:val="TOC Heading"/>
    <w:basedOn w:val="Heading1"/>
    <w:next w:val="Normal"/>
    <w:uiPriority w:val="39"/>
    <w:unhideWhenUsed/>
    <w:qFormat/>
    <w:rsid w:val="001F562B"/>
    <w:pPr>
      <w:spacing w:before="480" w:line="276" w:lineRule="auto"/>
      <w:outlineLvl w:val="9"/>
    </w:pPr>
    <w:rPr>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34">
      <w:bodyDiv w:val="1"/>
      <w:marLeft w:val="0"/>
      <w:marRight w:val="0"/>
      <w:marTop w:val="0"/>
      <w:marBottom w:val="0"/>
      <w:divBdr>
        <w:top w:val="none" w:sz="0" w:space="0" w:color="auto"/>
        <w:left w:val="none" w:sz="0" w:space="0" w:color="auto"/>
        <w:bottom w:val="none" w:sz="0" w:space="0" w:color="auto"/>
        <w:right w:val="none" w:sz="0" w:space="0" w:color="auto"/>
      </w:divBdr>
    </w:div>
    <w:div w:id="97214931">
      <w:bodyDiv w:val="1"/>
      <w:marLeft w:val="0"/>
      <w:marRight w:val="0"/>
      <w:marTop w:val="0"/>
      <w:marBottom w:val="0"/>
      <w:divBdr>
        <w:top w:val="none" w:sz="0" w:space="0" w:color="auto"/>
        <w:left w:val="none" w:sz="0" w:space="0" w:color="auto"/>
        <w:bottom w:val="none" w:sz="0" w:space="0" w:color="auto"/>
        <w:right w:val="none" w:sz="0" w:space="0" w:color="auto"/>
      </w:divBdr>
    </w:div>
    <w:div w:id="202060675">
      <w:bodyDiv w:val="1"/>
      <w:marLeft w:val="0"/>
      <w:marRight w:val="0"/>
      <w:marTop w:val="0"/>
      <w:marBottom w:val="0"/>
      <w:divBdr>
        <w:top w:val="none" w:sz="0" w:space="0" w:color="auto"/>
        <w:left w:val="none" w:sz="0" w:space="0" w:color="auto"/>
        <w:bottom w:val="none" w:sz="0" w:space="0" w:color="auto"/>
        <w:right w:val="none" w:sz="0" w:space="0" w:color="auto"/>
      </w:divBdr>
    </w:div>
    <w:div w:id="211582191">
      <w:bodyDiv w:val="1"/>
      <w:marLeft w:val="0"/>
      <w:marRight w:val="0"/>
      <w:marTop w:val="0"/>
      <w:marBottom w:val="0"/>
      <w:divBdr>
        <w:top w:val="none" w:sz="0" w:space="0" w:color="auto"/>
        <w:left w:val="none" w:sz="0" w:space="0" w:color="auto"/>
        <w:bottom w:val="none" w:sz="0" w:space="0" w:color="auto"/>
        <w:right w:val="none" w:sz="0" w:space="0" w:color="auto"/>
      </w:divBdr>
    </w:div>
    <w:div w:id="373820147">
      <w:bodyDiv w:val="1"/>
      <w:marLeft w:val="0"/>
      <w:marRight w:val="0"/>
      <w:marTop w:val="0"/>
      <w:marBottom w:val="0"/>
      <w:divBdr>
        <w:top w:val="none" w:sz="0" w:space="0" w:color="auto"/>
        <w:left w:val="none" w:sz="0" w:space="0" w:color="auto"/>
        <w:bottom w:val="none" w:sz="0" w:space="0" w:color="auto"/>
        <w:right w:val="none" w:sz="0" w:space="0" w:color="auto"/>
      </w:divBdr>
    </w:div>
    <w:div w:id="661852682">
      <w:bodyDiv w:val="1"/>
      <w:marLeft w:val="0"/>
      <w:marRight w:val="0"/>
      <w:marTop w:val="0"/>
      <w:marBottom w:val="0"/>
      <w:divBdr>
        <w:top w:val="none" w:sz="0" w:space="0" w:color="auto"/>
        <w:left w:val="none" w:sz="0" w:space="0" w:color="auto"/>
        <w:bottom w:val="none" w:sz="0" w:space="0" w:color="auto"/>
        <w:right w:val="none" w:sz="0" w:space="0" w:color="auto"/>
      </w:divBdr>
      <w:divsChild>
        <w:div w:id="162359971">
          <w:marLeft w:val="0"/>
          <w:marRight w:val="0"/>
          <w:marTop w:val="0"/>
          <w:marBottom w:val="0"/>
          <w:divBdr>
            <w:top w:val="none" w:sz="0" w:space="0" w:color="auto"/>
            <w:left w:val="none" w:sz="0" w:space="0" w:color="auto"/>
            <w:bottom w:val="none" w:sz="0" w:space="0" w:color="auto"/>
            <w:right w:val="none" w:sz="0" w:space="0" w:color="auto"/>
          </w:divBdr>
          <w:divsChild>
            <w:div w:id="1353801421">
              <w:marLeft w:val="0"/>
              <w:marRight w:val="0"/>
              <w:marTop w:val="0"/>
              <w:marBottom w:val="0"/>
              <w:divBdr>
                <w:top w:val="none" w:sz="0" w:space="0" w:color="auto"/>
                <w:left w:val="none" w:sz="0" w:space="0" w:color="auto"/>
                <w:bottom w:val="none" w:sz="0" w:space="0" w:color="auto"/>
                <w:right w:val="none" w:sz="0" w:space="0" w:color="auto"/>
              </w:divBdr>
            </w:div>
            <w:div w:id="37629578">
              <w:marLeft w:val="0"/>
              <w:marRight w:val="0"/>
              <w:marTop w:val="0"/>
              <w:marBottom w:val="0"/>
              <w:divBdr>
                <w:top w:val="none" w:sz="0" w:space="0" w:color="auto"/>
                <w:left w:val="none" w:sz="0" w:space="0" w:color="auto"/>
                <w:bottom w:val="none" w:sz="0" w:space="0" w:color="auto"/>
                <w:right w:val="none" w:sz="0" w:space="0" w:color="auto"/>
              </w:divBdr>
            </w:div>
            <w:div w:id="1984430232">
              <w:marLeft w:val="0"/>
              <w:marRight w:val="0"/>
              <w:marTop w:val="0"/>
              <w:marBottom w:val="0"/>
              <w:divBdr>
                <w:top w:val="none" w:sz="0" w:space="0" w:color="auto"/>
                <w:left w:val="none" w:sz="0" w:space="0" w:color="auto"/>
                <w:bottom w:val="none" w:sz="0" w:space="0" w:color="auto"/>
                <w:right w:val="none" w:sz="0" w:space="0" w:color="auto"/>
              </w:divBdr>
            </w:div>
            <w:div w:id="1316758109">
              <w:marLeft w:val="0"/>
              <w:marRight w:val="0"/>
              <w:marTop w:val="0"/>
              <w:marBottom w:val="0"/>
              <w:divBdr>
                <w:top w:val="none" w:sz="0" w:space="0" w:color="auto"/>
                <w:left w:val="none" w:sz="0" w:space="0" w:color="auto"/>
                <w:bottom w:val="none" w:sz="0" w:space="0" w:color="auto"/>
                <w:right w:val="none" w:sz="0" w:space="0" w:color="auto"/>
              </w:divBdr>
            </w:div>
            <w:div w:id="1857380902">
              <w:marLeft w:val="0"/>
              <w:marRight w:val="0"/>
              <w:marTop w:val="0"/>
              <w:marBottom w:val="0"/>
              <w:divBdr>
                <w:top w:val="none" w:sz="0" w:space="0" w:color="auto"/>
                <w:left w:val="none" w:sz="0" w:space="0" w:color="auto"/>
                <w:bottom w:val="none" w:sz="0" w:space="0" w:color="auto"/>
                <w:right w:val="none" w:sz="0" w:space="0" w:color="auto"/>
              </w:divBdr>
            </w:div>
            <w:div w:id="1839954899">
              <w:marLeft w:val="0"/>
              <w:marRight w:val="0"/>
              <w:marTop w:val="0"/>
              <w:marBottom w:val="0"/>
              <w:divBdr>
                <w:top w:val="none" w:sz="0" w:space="0" w:color="auto"/>
                <w:left w:val="none" w:sz="0" w:space="0" w:color="auto"/>
                <w:bottom w:val="none" w:sz="0" w:space="0" w:color="auto"/>
                <w:right w:val="none" w:sz="0" w:space="0" w:color="auto"/>
              </w:divBdr>
            </w:div>
            <w:div w:id="55129183">
              <w:marLeft w:val="0"/>
              <w:marRight w:val="0"/>
              <w:marTop w:val="0"/>
              <w:marBottom w:val="0"/>
              <w:divBdr>
                <w:top w:val="none" w:sz="0" w:space="0" w:color="auto"/>
                <w:left w:val="none" w:sz="0" w:space="0" w:color="auto"/>
                <w:bottom w:val="none" w:sz="0" w:space="0" w:color="auto"/>
                <w:right w:val="none" w:sz="0" w:space="0" w:color="auto"/>
              </w:divBdr>
            </w:div>
            <w:div w:id="944003449">
              <w:marLeft w:val="0"/>
              <w:marRight w:val="0"/>
              <w:marTop w:val="0"/>
              <w:marBottom w:val="0"/>
              <w:divBdr>
                <w:top w:val="none" w:sz="0" w:space="0" w:color="auto"/>
                <w:left w:val="none" w:sz="0" w:space="0" w:color="auto"/>
                <w:bottom w:val="none" w:sz="0" w:space="0" w:color="auto"/>
                <w:right w:val="none" w:sz="0" w:space="0" w:color="auto"/>
              </w:divBdr>
            </w:div>
            <w:div w:id="720982780">
              <w:marLeft w:val="0"/>
              <w:marRight w:val="0"/>
              <w:marTop w:val="0"/>
              <w:marBottom w:val="0"/>
              <w:divBdr>
                <w:top w:val="none" w:sz="0" w:space="0" w:color="auto"/>
                <w:left w:val="none" w:sz="0" w:space="0" w:color="auto"/>
                <w:bottom w:val="none" w:sz="0" w:space="0" w:color="auto"/>
                <w:right w:val="none" w:sz="0" w:space="0" w:color="auto"/>
              </w:divBdr>
            </w:div>
            <w:div w:id="1061244823">
              <w:marLeft w:val="0"/>
              <w:marRight w:val="0"/>
              <w:marTop w:val="0"/>
              <w:marBottom w:val="0"/>
              <w:divBdr>
                <w:top w:val="none" w:sz="0" w:space="0" w:color="auto"/>
                <w:left w:val="none" w:sz="0" w:space="0" w:color="auto"/>
                <w:bottom w:val="none" w:sz="0" w:space="0" w:color="auto"/>
                <w:right w:val="none" w:sz="0" w:space="0" w:color="auto"/>
              </w:divBdr>
            </w:div>
            <w:div w:id="1985163326">
              <w:marLeft w:val="0"/>
              <w:marRight w:val="0"/>
              <w:marTop w:val="0"/>
              <w:marBottom w:val="0"/>
              <w:divBdr>
                <w:top w:val="none" w:sz="0" w:space="0" w:color="auto"/>
                <w:left w:val="none" w:sz="0" w:space="0" w:color="auto"/>
                <w:bottom w:val="none" w:sz="0" w:space="0" w:color="auto"/>
                <w:right w:val="none" w:sz="0" w:space="0" w:color="auto"/>
              </w:divBdr>
            </w:div>
            <w:div w:id="1275862755">
              <w:marLeft w:val="0"/>
              <w:marRight w:val="0"/>
              <w:marTop w:val="0"/>
              <w:marBottom w:val="0"/>
              <w:divBdr>
                <w:top w:val="none" w:sz="0" w:space="0" w:color="auto"/>
                <w:left w:val="none" w:sz="0" w:space="0" w:color="auto"/>
                <w:bottom w:val="none" w:sz="0" w:space="0" w:color="auto"/>
                <w:right w:val="none" w:sz="0" w:space="0" w:color="auto"/>
              </w:divBdr>
            </w:div>
            <w:div w:id="1969167901">
              <w:marLeft w:val="0"/>
              <w:marRight w:val="0"/>
              <w:marTop w:val="0"/>
              <w:marBottom w:val="0"/>
              <w:divBdr>
                <w:top w:val="none" w:sz="0" w:space="0" w:color="auto"/>
                <w:left w:val="none" w:sz="0" w:space="0" w:color="auto"/>
                <w:bottom w:val="none" w:sz="0" w:space="0" w:color="auto"/>
                <w:right w:val="none" w:sz="0" w:space="0" w:color="auto"/>
              </w:divBdr>
            </w:div>
            <w:div w:id="1034698784">
              <w:marLeft w:val="0"/>
              <w:marRight w:val="0"/>
              <w:marTop w:val="0"/>
              <w:marBottom w:val="0"/>
              <w:divBdr>
                <w:top w:val="none" w:sz="0" w:space="0" w:color="auto"/>
                <w:left w:val="none" w:sz="0" w:space="0" w:color="auto"/>
                <w:bottom w:val="none" w:sz="0" w:space="0" w:color="auto"/>
                <w:right w:val="none" w:sz="0" w:space="0" w:color="auto"/>
              </w:divBdr>
            </w:div>
            <w:div w:id="7545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8303">
      <w:bodyDiv w:val="1"/>
      <w:marLeft w:val="0"/>
      <w:marRight w:val="0"/>
      <w:marTop w:val="0"/>
      <w:marBottom w:val="0"/>
      <w:divBdr>
        <w:top w:val="none" w:sz="0" w:space="0" w:color="auto"/>
        <w:left w:val="none" w:sz="0" w:space="0" w:color="auto"/>
        <w:bottom w:val="none" w:sz="0" w:space="0" w:color="auto"/>
        <w:right w:val="none" w:sz="0" w:space="0" w:color="auto"/>
      </w:divBdr>
    </w:div>
    <w:div w:id="867526870">
      <w:bodyDiv w:val="1"/>
      <w:marLeft w:val="0"/>
      <w:marRight w:val="0"/>
      <w:marTop w:val="0"/>
      <w:marBottom w:val="0"/>
      <w:divBdr>
        <w:top w:val="none" w:sz="0" w:space="0" w:color="auto"/>
        <w:left w:val="none" w:sz="0" w:space="0" w:color="auto"/>
        <w:bottom w:val="none" w:sz="0" w:space="0" w:color="auto"/>
        <w:right w:val="none" w:sz="0" w:space="0" w:color="auto"/>
      </w:divBdr>
    </w:div>
    <w:div w:id="935868864">
      <w:bodyDiv w:val="1"/>
      <w:marLeft w:val="0"/>
      <w:marRight w:val="0"/>
      <w:marTop w:val="0"/>
      <w:marBottom w:val="0"/>
      <w:divBdr>
        <w:top w:val="none" w:sz="0" w:space="0" w:color="auto"/>
        <w:left w:val="none" w:sz="0" w:space="0" w:color="auto"/>
        <w:bottom w:val="none" w:sz="0" w:space="0" w:color="auto"/>
        <w:right w:val="none" w:sz="0" w:space="0" w:color="auto"/>
      </w:divBdr>
    </w:div>
    <w:div w:id="1034423934">
      <w:bodyDiv w:val="1"/>
      <w:marLeft w:val="0"/>
      <w:marRight w:val="0"/>
      <w:marTop w:val="0"/>
      <w:marBottom w:val="0"/>
      <w:divBdr>
        <w:top w:val="none" w:sz="0" w:space="0" w:color="auto"/>
        <w:left w:val="none" w:sz="0" w:space="0" w:color="auto"/>
        <w:bottom w:val="none" w:sz="0" w:space="0" w:color="auto"/>
        <w:right w:val="none" w:sz="0" w:space="0" w:color="auto"/>
      </w:divBdr>
    </w:div>
    <w:div w:id="1243757640">
      <w:bodyDiv w:val="1"/>
      <w:marLeft w:val="0"/>
      <w:marRight w:val="0"/>
      <w:marTop w:val="0"/>
      <w:marBottom w:val="0"/>
      <w:divBdr>
        <w:top w:val="none" w:sz="0" w:space="0" w:color="auto"/>
        <w:left w:val="none" w:sz="0" w:space="0" w:color="auto"/>
        <w:bottom w:val="none" w:sz="0" w:space="0" w:color="auto"/>
        <w:right w:val="none" w:sz="0" w:space="0" w:color="auto"/>
      </w:divBdr>
    </w:div>
    <w:div w:id="1472672229">
      <w:bodyDiv w:val="1"/>
      <w:marLeft w:val="0"/>
      <w:marRight w:val="0"/>
      <w:marTop w:val="0"/>
      <w:marBottom w:val="0"/>
      <w:divBdr>
        <w:top w:val="none" w:sz="0" w:space="0" w:color="auto"/>
        <w:left w:val="none" w:sz="0" w:space="0" w:color="auto"/>
        <w:bottom w:val="none" w:sz="0" w:space="0" w:color="auto"/>
        <w:right w:val="none" w:sz="0" w:space="0" w:color="auto"/>
      </w:divBdr>
    </w:div>
    <w:div w:id="1496528117">
      <w:bodyDiv w:val="1"/>
      <w:marLeft w:val="0"/>
      <w:marRight w:val="0"/>
      <w:marTop w:val="0"/>
      <w:marBottom w:val="0"/>
      <w:divBdr>
        <w:top w:val="none" w:sz="0" w:space="0" w:color="auto"/>
        <w:left w:val="none" w:sz="0" w:space="0" w:color="auto"/>
        <w:bottom w:val="none" w:sz="0" w:space="0" w:color="auto"/>
        <w:right w:val="none" w:sz="0" w:space="0" w:color="auto"/>
      </w:divBdr>
      <w:divsChild>
        <w:div w:id="2067289513">
          <w:marLeft w:val="0"/>
          <w:marRight w:val="0"/>
          <w:marTop w:val="0"/>
          <w:marBottom w:val="0"/>
          <w:divBdr>
            <w:top w:val="none" w:sz="0" w:space="0" w:color="auto"/>
            <w:left w:val="none" w:sz="0" w:space="0" w:color="auto"/>
            <w:bottom w:val="none" w:sz="0" w:space="0" w:color="auto"/>
            <w:right w:val="none" w:sz="0" w:space="0" w:color="auto"/>
          </w:divBdr>
          <w:divsChild>
            <w:div w:id="18186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3849">
      <w:bodyDiv w:val="1"/>
      <w:marLeft w:val="0"/>
      <w:marRight w:val="0"/>
      <w:marTop w:val="0"/>
      <w:marBottom w:val="0"/>
      <w:divBdr>
        <w:top w:val="none" w:sz="0" w:space="0" w:color="auto"/>
        <w:left w:val="none" w:sz="0" w:space="0" w:color="auto"/>
        <w:bottom w:val="none" w:sz="0" w:space="0" w:color="auto"/>
        <w:right w:val="none" w:sz="0" w:space="0" w:color="auto"/>
      </w:divBdr>
      <w:divsChild>
        <w:div w:id="442454697">
          <w:marLeft w:val="0"/>
          <w:marRight w:val="0"/>
          <w:marTop w:val="0"/>
          <w:marBottom w:val="0"/>
          <w:divBdr>
            <w:top w:val="single" w:sz="2" w:space="0" w:color="D9D9E3"/>
            <w:left w:val="single" w:sz="2" w:space="0" w:color="D9D9E3"/>
            <w:bottom w:val="single" w:sz="2" w:space="0" w:color="D9D9E3"/>
            <w:right w:val="single" w:sz="2" w:space="0" w:color="D9D9E3"/>
          </w:divBdr>
          <w:divsChild>
            <w:div w:id="1061443838">
              <w:marLeft w:val="0"/>
              <w:marRight w:val="0"/>
              <w:marTop w:val="0"/>
              <w:marBottom w:val="0"/>
              <w:divBdr>
                <w:top w:val="single" w:sz="2" w:space="0" w:color="D9D9E3"/>
                <w:left w:val="single" w:sz="2" w:space="0" w:color="D9D9E3"/>
                <w:bottom w:val="single" w:sz="2" w:space="0" w:color="D9D9E3"/>
                <w:right w:val="single" w:sz="2" w:space="0" w:color="D9D9E3"/>
              </w:divBdr>
            </w:div>
            <w:div w:id="862941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1043994">
          <w:marLeft w:val="0"/>
          <w:marRight w:val="0"/>
          <w:marTop w:val="0"/>
          <w:marBottom w:val="0"/>
          <w:divBdr>
            <w:top w:val="single" w:sz="2" w:space="0" w:color="D9D9E3"/>
            <w:left w:val="single" w:sz="2" w:space="0" w:color="D9D9E3"/>
            <w:bottom w:val="single" w:sz="2" w:space="0" w:color="D9D9E3"/>
            <w:right w:val="single" w:sz="2" w:space="0" w:color="D9D9E3"/>
          </w:divBdr>
          <w:divsChild>
            <w:div w:id="1226841789">
              <w:marLeft w:val="0"/>
              <w:marRight w:val="0"/>
              <w:marTop w:val="0"/>
              <w:marBottom w:val="0"/>
              <w:divBdr>
                <w:top w:val="single" w:sz="2" w:space="0" w:color="D9D9E3"/>
                <w:left w:val="single" w:sz="2" w:space="0" w:color="D9D9E3"/>
                <w:bottom w:val="single" w:sz="2" w:space="0" w:color="D9D9E3"/>
                <w:right w:val="single" w:sz="2" w:space="0" w:color="D9D9E3"/>
              </w:divBdr>
            </w:div>
            <w:div w:id="1130633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1262221">
          <w:marLeft w:val="0"/>
          <w:marRight w:val="0"/>
          <w:marTop w:val="0"/>
          <w:marBottom w:val="0"/>
          <w:divBdr>
            <w:top w:val="single" w:sz="2" w:space="0" w:color="D9D9E3"/>
            <w:left w:val="single" w:sz="2" w:space="0" w:color="D9D9E3"/>
            <w:bottom w:val="single" w:sz="2" w:space="0" w:color="D9D9E3"/>
            <w:right w:val="single" w:sz="2" w:space="0" w:color="D9D9E3"/>
          </w:divBdr>
          <w:divsChild>
            <w:div w:id="858472488">
              <w:marLeft w:val="0"/>
              <w:marRight w:val="0"/>
              <w:marTop w:val="0"/>
              <w:marBottom w:val="0"/>
              <w:divBdr>
                <w:top w:val="single" w:sz="2" w:space="0" w:color="D9D9E3"/>
                <w:left w:val="single" w:sz="2" w:space="0" w:color="D9D9E3"/>
                <w:bottom w:val="single" w:sz="2" w:space="0" w:color="D9D9E3"/>
                <w:right w:val="single" w:sz="2" w:space="0" w:color="D9D9E3"/>
              </w:divBdr>
            </w:div>
            <w:div w:id="150870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9580370">
      <w:bodyDiv w:val="1"/>
      <w:marLeft w:val="0"/>
      <w:marRight w:val="0"/>
      <w:marTop w:val="0"/>
      <w:marBottom w:val="0"/>
      <w:divBdr>
        <w:top w:val="none" w:sz="0" w:space="0" w:color="auto"/>
        <w:left w:val="none" w:sz="0" w:space="0" w:color="auto"/>
        <w:bottom w:val="none" w:sz="0" w:space="0" w:color="auto"/>
        <w:right w:val="none" w:sz="0" w:space="0" w:color="auto"/>
      </w:divBdr>
      <w:divsChild>
        <w:div w:id="1228762433">
          <w:marLeft w:val="0"/>
          <w:marRight w:val="0"/>
          <w:marTop w:val="0"/>
          <w:marBottom w:val="0"/>
          <w:divBdr>
            <w:top w:val="none" w:sz="0" w:space="0" w:color="auto"/>
            <w:left w:val="none" w:sz="0" w:space="0" w:color="auto"/>
            <w:bottom w:val="none" w:sz="0" w:space="0" w:color="auto"/>
            <w:right w:val="none" w:sz="0" w:space="0" w:color="auto"/>
          </w:divBdr>
          <w:divsChild>
            <w:div w:id="172719755">
              <w:marLeft w:val="0"/>
              <w:marRight w:val="0"/>
              <w:marTop w:val="0"/>
              <w:marBottom w:val="0"/>
              <w:divBdr>
                <w:top w:val="none" w:sz="0" w:space="0" w:color="auto"/>
                <w:left w:val="none" w:sz="0" w:space="0" w:color="auto"/>
                <w:bottom w:val="none" w:sz="0" w:space="0" w:color="auto"/>
                <w:right w:val="none" w:sz="0" w:space="0" w:color="auto"/>
              </w:divBdr>
              <w:divsChild>
                <w:div w:id="177224165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709641082">
          <w:marLeft w:val="0"/>
          <w:marRight w:val="0"/>
          <w:marTop w:val="0"/>
          <w:marBottom w:val="0"/>
          <w:divBdr>
            <w:top w:val="none" w:sz="0" w:space="0" w:color="auto"/>
            <w:left w:val="none" w:sz="0" w:space="0" w:color="auto"/>
            <w:bottom w:val="none" w:sz="0" w:space="0" w:color="auto"/>
            <w:right w:val="none" w:sz="0" w:space="0" w:color="auto"/>
          </w:divBdr>
          <w:divsChild>
            <w:div w:id="2003118966">
              <w:marLeft w:val="0"/>
              <w:marRight w:val="0"/>
              <w:marTop w:val="0"/>
              <w:marBottom w:val="0"/>
              <w:divBdr>
                <w:top w:val="none" w:sz="0" w:space="0" w:color="auto"/>
                <w:left w:val="none" w:sz="0" w:space="0" w:color="auto"/>
                <w:bottom w:val="none" w:sz="0" w:space="0" w:color="auto"/>
                <w:right w:val="none" w:sz="0" w:space="0" w:color="auto"/>
              </w:divBdr>
            </w:div>
          </w:divsChild>
        </w:div>
        <w:div w:id="2025553498">
          <w:marLeft w:val="0"/>
          <w:marRight w:val="0"/>
          <w:marTop w:val="0"/>
          <w:marBottom w:val="0"/>
          <w:divBdr>
            <w:top w:val="none" w:sz="0" w:space="0" w:color="auto"/>
            <w:left w:val="none" w:sz="0" w:space="0" w:color="auto"/>
            <w:bottom w:val="none" w:sz="0" w:space="0" w:color="auto"/>
            <w:right w:val="none" w:sz="0" w:space="0" w:color="auto"/>
          </w:divBdr>
          <w:divsChild>
            <w:div w:id="758867661">
              <w:marLeft w:val="0"/>
              <w:marRight w:val="0"/>
              <w:marTop w:val="0"/>
              <w:marBottom w:val="0"/>
              <w:divBdr>
                <w:top w:val="none" w:sz="0" w:space="0" w:color="auto"/>
                <w:left w:val="none" w:sz="0" w:space="0" w:color="auto"/>
                <w:bottom w:val="none" w:sz="0" w:space="0" w:color="auto"/>
                <w:right w:val="none" w:sz="0" w:space="0" w:color="auto"/>
              </w:divBdr>
              <w:divsChild>
                <w:div w:id="14374441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384841631">
          <w:marLeft w:val="0"/>
          <w:marRight w:val="0"/>
          <w:marTop w:val="0"/>
          <w:marBottom w:val="0"/>
          <w:divBdr>
            <w:top w:val="none" w:sz="0" w:space="0" w:color="auto"/>
            <w:left w:val="none" w:sz="0" w:space="0" w:color="auto"/>
            <w:bottom w:val="none" w:sz="0" w:space="0" w:color="auto"/>
            <w:right w:val="none" w:sz="0" w:space="0" w:color="auto"/>
          </w:divBdr>
          <w:divsChild>
            <w:div w:id="1042636510">
              <w:marLeft w:val="0"/>
              <w:marRight w:val="0"/>
              <w:marTop w:val="0"/>
              <w:marBottom w:val="0"/>
              <w:divBdr>
                <w:top w:val="none" w:sz="0" w:space="0" w:color="auto"/>
                <w:left w:val="none" w:sz="0" w:space="0" w:color="auto"/>
                <w:bottom w:val="none" w:sz="0" w:space="0" w:color="auto"/>
                <w:right w:val="none" w:sz="0" w:space="0" w:color="auto"/>
              </w:divBdr>
              <w:divsChild>
                <w:div w:id="19612988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98943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chart" Target="charts/chart5.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4.xml"/><Relationship Id="rId37" Type="http://schemas.openxmlformats.org/officeDocument/2006/relationships/chart" Target="charts/chart7.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2.emf"/><Relationship Id="rId35" Type="http://schemas.openxmlformats.org/officeDocument/2006/relationships/chart" Target="charts/chart6.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emf"/><Relationship Id="rId38"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backup\DB2%20Project\all%20querie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ackup\DB2%20Project\all%20querie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ackup\DB2%20Project\all%20queries%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backup\DB2%20Project\all%20queries%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ackup\DB2%20Project\all%20queries%2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ackup\DB2%20Project\all%20queries%2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backup\DB2%20Project\all%20queries%20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backup\DB2%20Project\all%20queries%204.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1 - First 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Sheet1!$C$39</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3.358643338291186E-4</c:v>
                  </c:pt>
                  <c:pt idx="1">
                    <c:v>9.4817995468502933E-4</c:v>
                  </c:pt>
                  <c:pt idx="2">
                    <c:v>1.1954366860828143E-3</c:v>
                  </c:pt>
                  <c:pt idx="3">
                    <c:v>4.7186874257306756E-4</c:v>
                  </c:pt>
                </c:numCache>
              </c:numRef>
            </c:plus>
            <c:minus>
              <c:numRef>
                <c:f>Sheet1!$A$36:$D$36</c:f>
                <c:numCache>
                  <c:formatCode>General</c:formatCode>
                  <c:ptCount val="4"/>
                  <c:pt idx="0">
                    <c:v>3.358643338291186E-4</c:v>
                  </c:pt>
                  <c:pt idx="1">
                    <c:v>9.4817995468502933E-4</c:v>
                  </c:pt>
                  <c:pt idx="2">
                    <c:v>1.1954366860828143E-3</c:v>
                  </c:pt>
                  <c:pt idx="3">
                    <c:v>4.7186874257306756E-4</c:v>
                  </c:pt>
                </c:numCache>
              </c:numRef>
            </c:minus>
            <c:spPr>
              <a:noFill/>
              <a:ln w="9525" cap="flat" cmpd="sng" algn="ctr">
                <a:solidFill>
                  <a:schemeClr val="tx1">
                    <a:lumMod val="65000"/>
                    <a:lumOff val="35000"/>
                  </a:schemeClr>
                </a:solidFill>
                <a:round/>
              </a:ln>
              <a:effectLst/>
            </c:spPr>
          </c:errBars>
          <c:cat>
            <c:numRef>
              <c:f>Sheet1!$B$40:$B$43</c:f>
              <c:numCache>
                <c:formatCode>0%</c:formatCode>
                <c:ptCount val="4"/>
                <c:pt idx="0">
                  <c:v>0.25</c:v>
                </c:pt>
                <c:pt idx="1">
                  <c:v>0.5</c:v>
                </c:pt>
                <c:pt idx="2">
                  <c:v>0.75</c:v>
                </c:pt>
                <c:pt idx="3">
                  <c:v>1</c:v>
                </c:pt>
              </c:numCache>
            </c:numRef>
          </c:cat>
          <c:val>
            <c:numRef>
              <c:f>Sheet1!$C$40:$C$43</c:f>
              <c:numCache>
                <c:formatCode>General</c:formatCode>
                <c:ptCount val="4"/>
                <c:pt idx="0">
                  <c:v>5.9154033660888602E-3</c:v>
                </c:pt>
                <c:pt idx="1">
                  <c:v>1.46844387054443E-2</c:v>
                </c:pt>
                <c:pt idx="2">
                  <c:v>1.21831893920898E-2</c:v>
                </c:pt>
                <c:pt idx="3">
                  <c:v>5.8100223541259696E-3</c:v>
                </c:pt>
              </c:numCache>
            </c:numRef>
          </c:val>
          <c:extLst>
            <c:ext xmlns:c16="http://schemas.microsoft.com/office/drawing/2014/chart" uri="{C3380CC4-5D6E-409C-BE32-E72D297353CC}">
              <c16:uniqueId val="{00000000-5A5B-4A3F-8236-3A3A86FD6D7D}"/>
            </c:ext>
          </c:extLst>
        </c:ser>
        <c:ser>
          <c:idx val="1"/>
          <c:order val="1"/>
          <c:tx>
            <c:strRef>
              <c:f>Sheet1!$D$39</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2.1373644945289018E-4</c:v>
                  </c:pt>
                  <c:pt idx="1">
                    <c:v>2.4427498717814744E-4</c:v>
                  </c:pt>
                  <c:pt idx="2">
                    <c:v>2.7555897723968378E-4</c:v>
                  </c:pt>
                  <c:pt idx="3">
                    <c:v>5.0210025710095945E-4</c:v>
                  </c:pt>
                </c:numCache>
              </c:numRef>
            </c:plus>
            <c:minus>
              <c:numRef>
                <c:f>Sheet1!$H$36:$K$36</c:f>
                <c:numCache>
                  <c:formatCode>General</c:formatCode>
                  <c:ptCount val="4"/>
                  <c:pt idx="0">
                    <c:v>2.1373644945289018E-4</c:v>
                  </c:pt>
                  <c:pt idx="1">
                    <c:v>2.4427498717814744E-4</c:v>
                  </c:pt>
                  <c:pt idx="2">
                    <c:v>2.7555897723968378E-4</c:v>
                  </c:pt>
                  <c:pt idx="3">
                    <c:v>5.0210025710095945E-4</c:v>
                  </c:pt>
                </c:numCache>
              </c:numRef>
            </c:minus>
            <c:spPr>
              <a:noFill/>
              <a:ln w="9525" cap="flat" cmpd="sng" algn="ctr">
                <a:solidFill>
                  <a:schemeClr val="tx1">
                    <a:lumMod val="65000"/>
                    <a:lumOff val="35000"/>
                  </a:schemeClr>
                </a:solidFill>
                <a:round/>
              </a:ln>
              <a:effectLst/>
            </c:spPr>
          </c:errBars>
          <c:cat>
            <c:numRef>
              <c:f>Sheet1!$B$40:$B$43</c:f>
              <c:numCache>
                <c:formatCode>0%</c:formatCode>
                <c:ptCount val="4"/>
                <c:pt idx="0">
                  <c:v>0.25</c:v>
                </c:pt>
                <c:pt idx="1">
                  <c:v>0.5</c:v>
                </c:pt>
                <c:pt idx="2">
                  <c:v>0.75</c:v>
                </c:pt>
                <c:pt idx="3">
                  <c:v>1</c:v>
                </c:pt>
              </c:numCache>
            </c:numRef>
          </c:cat>
          <c:val>
            <c:numRef>
              <c:f>Sheet1!$D$40:$D$43</c:f>
              <c:numCache>
                <c:formatCode>General</c:formatCode>
                <c:ptCount val="4"/>
                <c:pt idx="0">
                  <c:v>2.31051445007324E-3</c:v>
                </c:pt>
                <c:pt idx="1">
                  <c:v>2.2394657135009701E-3</c:v>
                </c:pt>
                <c:pt idx="2">
                  <c:v>2.6531219482421801E-3</c:v>
                </c:pt>
                <c:pt idx="3">
                  <c:v>1.19471549987792E-2</c:v>
                </c:pt>
              </c:numCache>
            </c:numRef>
          </c:val>
          <c:extLst>
            <c:ext xmlns:c16="http://schemas.microsoft.com/office/drawing/2014/chart" uri="{C3380CC4-5D6E-409C-BE32-E72D297353CC}">
              <c16:uniqueId val="{00000001-5A5B-4A3F-8236-3A3A86FD6D7D}"/>
            </c:ext>
          </c:extLst>
        </c:ser>
        <c:dLbls>
          <c:showLegendKey val="0"/>
          <c:showVal val="0"/>
          <c:showCatName val="0"/>
          <c:showSerName val="0"/>
          <c:showPercent val="0"/>
          <c:showBubbleSize val="0"/>
        </c:dLbls>
        <c:gapWidth val="219"/>
        <c:overlap val="-27"/>
        <c:axId val="525076031"/>
        <c:axId val="525076991"/>
      </c:barChart>
      <c:catAx>
        <c:axId val="525076031"/>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76991"/>
        <c:crosses val="autoZero"/>
        <c:auto val="1"/>
        <c:lblAlgn val="ctr"/>
        <c:lblOffset val="100"/>
        <c:noMultiLvlLbl val="0"/>
      </c:catAx>
      <c:valAx>
        <c:axId val="525076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76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1 - Average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Sheet1!$G$39</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3.358643338291186E-4</c:v>
                  </c:pt>
                  <c:pt idx="1">
                    <c:v>9.4817995468502933E-4</c:v>
                  </c:pt>
                  <c:pt idx="2">
                    <c:v>1.1954366860828143E-3</c:v>
                  </c:pt>
                  <c:pt idx="3">
                    <c:v>4.7186874257306756E-4</c:v>
                  </c:pt>
                </c:numCache>
              </c:numRef>
            </c:plus>
            <c:minus>
              <c:numRef>
                <c:f>Sheet1!$A$36:$D$36</c:f>
                <c:numCache>
                  <c:formatCode>General</c:formatCode>
                  <c:ptCount val="4"/>
                  <c:pt idx="0">
                    <c:v>3.358643338291186E-4</c:v>
                  </c:pt>
                  <c:pt idx="1">
                    <c:v>9.4817995468502933E-4</c:v>
                  </c:pt>
                  <c:pt idx="2">
                    <c:v>1.1954366860828143E-3</c:v>
                  </c:pt>
                  <c:pt idx="3">
                    <c:v>4.7186874257306756E-4</c:v>
                  </c:pt>
                </c:numCache>
              </c:numRef>
            </c:minus>
            <c:spPr>
              <a:noFill/>
              <a:ln w="9525" cap="flat" cmpd="sng" algn="ctr">
                <a:solidFill>
                  <a:schemeClr val="tx1">
                    <a:lumMod val="65000"/>
                    <a:lumOff val="35000"/>
                  </a:schemeClr>
                </a:solidFill>
                <a:round/>
              </a:ln>
              <a:effectLst/>
            </c:spPr>
          </c:errBars>
          <c:cat>
            <c:numRef>
              <c:f>Sheet1!$F$40:$F$43</c:f>
              <c:numCache>
                <c:formatCode>0%</c:formatCode>
                <c:ptCount val="4"/>
                <c:pt idx="0">
                  <c:v>0.25</c:v>
                </c:pt>
                <c:pt idx="1">
                  <c:v>0.5</c:v>
                </c:pt>
                <c:pt idx="2">
                  <c:v>0.75</c:v>
                </c:pt>
                <c:pt idx="3">
                  <c:v>1</c:v>
                </c:pt>
              </c:numCache>
            </c:numRef>
          </c:cat>
          <c:val>
            <c:numRef>
              <c:f>Sheet1!$G$40:$G$43</c:f>
              <c:numCache>
                <c:formatCode>General</c:formatCode>
                <c:ptCount val="4"/>
                <c:pt idx="0">
                  <c:v>6.1180437764813793E-3</c:v>
                </c:pt>
                <c:pt idx="1">
                  <c:v>8.0114410769554813E-3</c:v>
                </c:pt>
                <c:pt idx="2">
                  <c:v>8.5832995753134331E-3</c:v>
                </c:pt>
                <c:pt idx="3">
                  <c:v>3.6264927156509866E-3</c:v>
                </c:pt>
              </c:numCache>
            </c:numRef>
          </c:val>
          <c:extLst>
            <c:ext xmlns:c16="http://schemas.microsoft.com/office/drawing/2014/chart" uri="{C3380CC4-5D6E-409C-BE32-E72D297353CC}">
              <c16:uniqueId val="{00000000-74C1-4D0E-BD69-03852EDE2F6A}"/>
            </c:ext>
          </c:extLst>
        </c:ser>
        <c:ser>
          <c:idx val="1"/>
          <c:order val="1"/>
          <c:tx>
            <c:strRef>
              <c:f>Sheet1!$H$39</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2.1373644945289018E-4</c:v>
                  </c:pt>
                  <c:pt idx="1">
                    <c:v>2.4427498717814744E-4</c:v>
                  </c:pt>
                  <c:pt idx="2">
                    <c:v>2.7555897723968378E-4</c:v>
                  </c:pt>
                  <c:pt idx="3">
                    <c:v>5.0210025710095945E-4</c:v>
                  </c:pt>
                </c:numCache>
              </c:numRef>
            </c:plus>
            <c:minus>
              <c:numRef>
                <c:f>Sheet1!$H$36:$K$36</c:f>
                <c:numCache>
                  <c:formatCode>General</c:formatCode>
                  <c:ptCount val="4"/>
                  <c:pt idx="0">
                    <c:v>2.1373644945289018E-4</c:v>
                  </c:pt>
                  <c:pt idx="1">
                    <c:v>2.4427498717814744E-4</c:v>
                  </c:pt>
                  <c:pt idx="2">
                    <c:v>2.7555897723968378E-4</c:v>
                  </c:pt>
                  <c:pt idx="3">
                    <c:v>5.0210025710095945E-4</c:v>
                  </c:pt>
                </c:numCache>
              </c:numRef>
            </c:minus>
            <c:spPr>
              <a:noFill/>
              <a:ln w="9525" cap="flat" cmpd="sng" algn="ctr">
                <a:solidFill>
                  <a:schemeClr val="tx1">
                    <a:lumMod val="65000"/>
                    <a:lumOff val="35000"/>
                  </a:schemeClr>
                </a:solidFill>
                <a:round/>
              </a:ln>
              <a:effectLst/>
            </c:spPr>
          </c:errBars>
          <c:cat>
            <c:numRef>
              <c:f>Sheet1!$F$40:$F$43</c:f>
              <c:numCache>
                <c:formatCode>0%</c:formatCode>
                <c:ptCount val="4"/>
                <c:pt idx="0">
                  <c:v>0.25</c:v>
                </c:pt>
                <c:pt idx="1">
                  <c:v>0.5</c:v>
                </c:pt>
                <c:pt idx="2">
                  <c:v>0.75</c:v>
                </c:pt>
                <c:pt idx="3">
                  <c:v>1</c:v>
                </c:pt>
              </c:numCache>
            </c:numRef>
          </c:cat>
          <c:val>
            <c:numRef>
              <c:f>Sheet1!$H$40:$H$43</c:f>
              <c:numCache>
                <c:formatCode>General</c:formatCode>
                <c:ptCount val="4"/>
                <c:pt idx="0">
                  <c:v>1.9938022859634845E-3</c:v>
                </c:pt>
                <c:pt idx="1">
                  <c:v>2.2866033738659216E-3</c:v>
                </c:pt>
                <c:pt idx="2">
                  <c:v>2.7578415409211139E-3</c:v>
                </c:pt>
                <c:pt idx="3">
                  <c:v>8.8673330122424603E-3</c:v>
                </c:pt>
              </c:numCache>
            </c:numRef>
          </c:val>
          <c:extLst>
            <c:ext xmlns:c16="http://schemas.microsoft.com/office/drawing/2014/chart" uri="{C3380CC4-5D6E-409C-BE32-E72D297353CC}">
              <c16:uniqueId val="{00000001-74C1-4D0E-BD69-03852EDE2F6A}"/>
            </c:ext>
          </c:extLst>
        </c:ser>
        <c:dLbls>
          <c:showLegendKey val="0"/>
          <c:showVal val="0"/>
          <c:showCatName val="0"/>
          <c:showSerName val="0"/>
          <c:showPercent val="0"/>
          <c:showBubbleSize val="0"/>
        </c:dLbls>
        <c:gapWidth val="219"/>
        <c:overlap val="-27"/>
        <c:axId val="721554143"/>
        <c:axId val="525053951"/>
      </c:barChart>
      <c:catAx>
        <c:axId val="721554143"/>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951"/>
        <c:crosses val="autoZero"/>
        <c:auto val="1"/>
        <c:lblAlgn val="ctr"/>
        <c:lblOffset val="100"/>
        <c:noMultiLvlLbl val="0"/>
      </c:catAx>
      <c:valAx>
        <c:axId val="52505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2 - First 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Sheet1!$D$40</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2.6468627153861541E-4</c:v>
                  </c:pt>
                  <c:pt idx="1">
                    <c:v>1.2594480276110443E-3</c:v>
                  </c:pt>
                  <c:pt idx="2">
                    <c:v>8.4985920914906949E-4</c:v>
                  </c:pt>
                  <c:pt idx="3">
                    <c:v>2.2267277860449477E-4</c:v>
                  </c:pt>
                </c:numCache>
              </c:numRef>
            </c:plus>
            <c:minus>
              <c:numRef>
                <c:f>Sheet1!$A$36:$D$36</c:f>
                <c:numCache>
                  <c:formatCode>General</c:formatCode>
                  <c:ptCount val="4"/>
                  <c:pt idx="0">
                    <c:v>2.6468627153861541E-4</c:v>
                  </c:pt>
                  <c:pt idx="1">
                    <c:v>1.2594480276110443E-3</c:v>
                  </c:pt>
                  <c:pt idx="2">
                    <c:v>8.4985920914906949E-4</c:v>
                  </c:pt>
                  <c:pt idx="3">
                    <c:v>2.2267277860449477E-4</c:v>
                  </c:pt>
                </c:numCache>
              </c:numRef>
            </c:minus>
            <c:spPr>
              <a:noFill/>
              <a:ln w="9525" cap="flat" cmpd="sng" algn="ctr">
                <a:solidFill>
                  <a:schemeClr val="tx1">
                    <a:lumMod val="65000"/>
                    <a:lumOff val="35000"/>
                  </a:schemeClr>
                </a:solidFill>
                <a:round/>
              </a:ln>
              <a:effectLst/>
            </c:spPr>
          </c:errBars>
          <c:cat>
            <c:numRef>
              <c:f>Sheet1!$C$41:$C$44</c:f>
              <c:numCache>
                <c:formatCode>0%</c:formatCode>
                <c:ptCount val="4"/>
                <c:pt idx="0">
                  <c:v>0.25</c:v>
                </c:pt>
                <c:pt idx="1">
                  <c:v>0.5</c:v>
                </c:pt>
                <c:pt idx="2">
                  <c:v>0.75</c:v>
                </c:pt>
                <c:pt idx="3">
                  <c:v>1</c:v>
                </c:pt>
              </c:numCache>
            </c:numRef>
          </c:cat>
          <c:val>
            <c:numRef>
              <c:f>Sheet1!$D$41:$D$44</c:f>
              <c:numCache>
                <c:formatCode>General</c:formatCode>
                <c:ptCount val="4"/>
                <c:pt idx="0">
                  <c:v>4.6906471252441398E-3</c:v>
                </c:pt>
                <c:pt idx="1">
                  <c:v>6.8643093109130799E-3</c:v>
                </c:pt>
                <c:pt idx="2">
                  <c:v>6.4578056335449201E-3</c:v>
                </c:pt>
                <c:pt idx="3">
                  <c:v>3.65042686462402E-3</c:v>
                </c:pt>
              </c:numCache>
            </c:numRef>
          </c:val>
          <c:extLst>
            <c:ext xmlns:c16="http://schemas.microsoft.com/office/drawing/2014/chart" uri="{C3380CC4-5D6E-409C-BE32-E72D297353CC}">
              <c16:uniqueId val="{00000000-24F3-4551-9F30-F96931E9FDA1}"/>
            </c:ext>
          </c:extLst>
        </c:ser>
        <c:ser>
          <c:idx val="1"/>
          <c:order val="1"/>
          <c:tx>
            <c:strRef>
              <c:f>Sheet1!$E$40</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1.918507086758935E-4</c:v>
                  </c:pt>
                  <c:pt idx="1">
                    <c:v>1.8134118275538487E-4</c:v>
                  </c:pt>
                  <c:pt idx="2">
                    <c:v>1.8150964515310265E-4</c:v>
                  </c:pt>
                  <c:pt idx="3">
                    <c:v>1.7047815803739524E-4</c:v>
                  </c:pt>
                </c:numCache>
              </c:numRef>
            </c:plus>
            <c:minus>
              <c:numRef>
                <c:f>Sheet1!$H$36:$K$36</c:f>
                <c:numCache>
                  <c:formatCode>General</c:formatCode>
                  <c:ptCount val="4"/>
                  <c:pt idx="0">
                    <c:v>1.918507086758935E-4</c:v>
                  </c:pt>
                  <c:pt idx="1">
                    <c:v>1.8134118275538487E-4</c:v>
                  </c:pt>
                  <c:pt idx="2">
                    <c:v>1.8150964515310265E-4</c:v>
                  </c:pt>
                  <c:pt idx="3">
                    <c:v>1.7047815803739524E-4</c:v>
                  </c:pt>
                </c:numCache>
              </c:numRef>
            </c:minus>
            <c:spPr>
              <a:noFill/>
              <a:ln w="9525" cap="flat" cmpd="sng" algn="ctr">
                <a:solidFill>
                  <a:schemeClr val="tx1">
                    <a:lumMod val="65000"/>
                    <a:lumOff val="35000"/>
                  </a:schemeClr>
                </a:solidFill>
                <a:round/>
              </a:ln>
              <a:effectLst/>
            </c:spPr>
          </c:errBars>
          <c:cat>
            <c:numRef>
              <c:f>Sheet1!$C$41:$C$44</c:f>
              <c:numCache>
                <c:formatCode>0%</c:formatCode>
                <c:ptCount val="4"/>
                <c:pt idx="0">
                  <c:v>0.25</c:v>
                </c:pt>
                <c:pt idx="1">
                  <c:v>0.5</c:v>
                </c:pt>
                <c:pt idx="2">
                  <c:v>0.75</c:v>
                </c:pt>
                <c:pt idx="3">
                  <c:v>1</c:v>
                </c:pt>
              </c:numCache>
            </c:numRef>
          </c:cat>
          <c:val>
            <c:numRef>
              <c:f>Sheet1!$E$41:$E$44</c:f>
              <c:numCache>
                <c:formatCode>General</c:formatCode>
                <c:ptCount val="4"/>
                <c:pt idx="0">
                  <c:v>1.5711784362792899E-3</c:v>
                </c:pt>
                <c:pt idx="1">
                  <c:v>3.0369758605957001E-3</c:v>
                </c:pt>
                <c:pt idx="2">
                  <c:v>2.04825401306152E-3</c:v>
                </c:pt>
                <c:pt idx="3">
                  <c:v>8.0127716064453108E-3</c:v>
                </c:pt>
              </c:numCache>
            </c:numRef>
          </c:val>
          <c:extLst>
            <c:ext xmlns:c16="http://schemas.microsoft.com/office/drawing/2014/chart" uri="{C3380CC4-5D6E-409C-BE32-E72D297353CC}">
              <c16:uniqueId val="{00000001-24F3-4551-9F30-F96931E9FDA1}"/>
            </c:ext>
          </c:extLst>
        </c:ser>
        <c:dLbls>
          <c:showLegendKey val="0"/>
          <c:showVal val="0"/>
          <c:showCatName val="0"/>
          <c:showSerName val="0"/>
          <c:showPercent val="0"/>
          <c:showBubbleSize val="0"/>
        </c:dLbls>
        <c:gapWidth val="219"/>
        <c:overlap val="-27"/>
        <c:axId val="724941247"/>
        <c:axId val="724941727"/>
      </c:barChart>
      <c:catAx>
        <c:axId val="724941247"/>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41727"/>
        <c:crosses val="autoZero"/>
        <c:auto val="1"/>
        <c:lblAlgn val="ctr"/>
        <c:lblOffset val="100"/>
        <c:noMultiLvlLbl val="0"/>
      </c:catAx>
      <c:valAx>
        <c:axId val="724941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2 - Average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Sheet1!$H$40</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2.6468627153861541E-4</c:v>
                  </c:pt>
                  <c:pt idx="1">
                    <c:v>1.2594480276110443E-3</c:v>
                  </c:pt>
                  <c:pt idx="2">
                    <c:v>8.4985920914906949E-4</c:v>
                  </c:pt>
                  <c:pt idx="3">
                    <c:v>2.2267277860449477E-4</c:v>
                  </c:pt>
                </c:numCache>
              </c:numRef>
            </c:plus>
            <c:minus>
              <c:numRef>
                <c:f>Sheet1!$A$36:$D$36</c:f>
                <c:numCache>
                  <c:formatCode>General</c:formatCode>
                  <c:ptCount val="4"/>
                  <c:pt idx="0">
                    <c:v>2.6468627153861541E-4</c:v>
                  </c:pt>
                  <c:pt idx="1">
                    <c:v>1.2594480276110443E-3</c:v>
                  </c:pt>
                  <c:pt idx="2">
                    <c:v>8.4985920914906949E-4</c:v>
                  </c:pt>
                  <c:pt idx="3">
                    <c:v>2.2267277860449477E-4</c:v>
                  </c:pt>
                </c:numCache>
              </c:numRef>
            </c:minus>
            <c:spPr>
              <a:noFill/>
              <a:ln w="9525" cap="flat" cmpd="sng" algn="ctr">
                <a:solidFill>
                  <a:schemeClr val="tx1">
                    <a:lumMod val="65000"/>
                    <a:lumOff val="35000"/>
                  </a:schemeClr>
                </a:solidFill>
                <a:round/>
              </a:ln>
              <a:effectLst/>
            </c:spPr>
          </c:errBars>
          <c:cat>
            <c:numRef>
              <c:f>Sheet1!$G$41:$G$44</c:f>
              <c:numCache>
                <c:formatCode>0%</c:formatCode>
                <c:ptCount val="4"/>
                <c:pt idx="0">
                  <c:v>0.25</c:v>
                </c:pt>
                <c:pt idx="1">
                  <c:v>0.5</c:v>
                </c:pt>
                <c:pt idx="2">
                  <c:v>0.75</c:v>
                </c:pt>
                <c:pt idx="3">
                  <c:v>1</c:v>
                </c:pt>
              </c:numCache>
            </c:numRef>
          </c:cat>
          <c:val>
            <c:numRef>
              <c:f>Sheet1!$H$41:$H$44</c:f>
              <c:numCache>
                <c:formatCode>General</c:formatCode>
                <c:ptCount val="4"/>
                <c:pt idx="0">
                  <c:v>4.4024836632513198E-3</c:v>
                </c:pt>
                <c:pt idx="1">
                  <c:v>7.5666519903367533E-3</c:v>
                </c:pt>
                <c:pt idx="2">
                  <c:v>5.9085969002016106E-3</c:v>
                </c:pt>
                <c:pt idx="3">
                  <c:v>2.7491892537762999E-3</c:v>
                </c:pt>
              </c:numCache>
            </c:numRef>
          </c:val>
          <c:extLst>
            <c:ext xmlns:c16="http://schemas.microsoft.com/office/drawing/2014/chart" uri="{C3380CC4-5D6E-409C-BE32-E72D297353CC}">
              <c16:uniqueId val="{00000000-54F9-4670-A489-B82DECC61CAE}"/>
            </c:ext>
          </c:extLst>
        </c:ser>
        <c:ser>
          <c:idx val="1"/>
          <c:order val="1"/>
          <c:tx>
            <c:strRef>
              <c:f>Sheet1!$I$40</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1.918507086758935E-4</c:v>
                  </c:pt>
                  <c:pt idx="1">
                    <c:v>1.8134118275538487E-4</c:v>
                  </c:pt>
                  <c:pt idx="2">
                    <c:v>1.8150964515310265E-4</c:v>
                  </c:pt>
                  <c:pt idx="3">
                    <c:v>1.7047815803739524E-4</c:v>
                  </c:pt>
                </c:numCache>
              </c:numRef>
            </c:plus>
            <c:minus>
              <c:numRef>
                <c:f>Sheet1!$H$36:$K$36</c:f>
                <c:numCache>
                  <c:formatCode>General</c:formatCode>
                  <c:ptCount val="4"/>
                  <c:pt idx="0">
                    <c:v>1.918507086758935E-4</c:v>
                  </c:pt>
                  <c:pt idx="1">
                    <c:v>1.8134118275538487E-4</c:v>
                  </c:pt>
                  <c:pt idx="2">
                    <c:v>1.8150964515310265E-4</c:v>
                  </c:pt>
                  <c:pt idx="3">
                    <c:v>1.7047815803739524E-4</c:v>
                  </c:pt>
                </c:numCache>
              </c:numRef>
            </c:minus>
            <c:spPr>
              <a:noFill/>
              <a:ln w="9525" cap="flat" cmpd="sng" algn="ctr">
                <a:solidFill>
                  <a:schemeClr val="tx1">
                    <a:lumMod val="65000"/>
                    <a:lumOff val="35000"/>
                  </a:schemeClr>
                </a:solidFill>
                <a:round/>
              </a:ln>
              <a:effectLst/>
            </c:spPr>
          </c:errBars>
          <c:cat>
            <c:numRef>
              <c:f>Sheet1!$G$41:$G$44</c:f>
              <c:numCache>
                <c:formatCode>0%</c:formatCode>
                <c:ptCount val="4"/>
                <c:pt idx="0">
                  <c:v>0.25</c:v>
                </c:pt>
                <c:pt idx="1">
                  <c:v>0.5</c:v>
                </c:pt>
                <c:pt idx="2">
                  <c:v>0.75</c:v>
                </c:pt>
                <c:pt idx="3">
                  <c:v>1</c:v>
                </c:pt>
              </c:numCache>
            </c:numRef>
          </c:cat>
          <c:val>
            <c:numRef>
              <c:f>Sheet1!$I$41:$I$44</c:f>
              <c:numCache>
                <c:formatCode>General</c:formatCode>
                <c:ptCount val="4"/>
                <c:pt idx="0">
                  <c:v>1.9107787839827944E-3</c:v>
                </c:pt>
                <c:pt idx="1">
                  <c:v>2.0299726916897637E-3</c:v>
                </c:pt>
                <c:pt idx="2">
                  <c:v>2.4878517273933614E-3</c:v>
                </c:pt>
                <c:pt idx="3">
                  <c:v>7.8851561392507229E-3</c:v>
                </c:pt>
              </c:numCache>
            </c:numRef>
          </c:val>
          <c:extLst>
            <c:ext xmlns:c16="http://schemas.microsoft.com/office/drawing/2014/chart" uri="{C3380CC4-5D6E-409C-BE32-E72D297353CC}">
              <c16:uniqueId val="{00000001-54F9-4670-A489-B82DECC61CAE}"/>
            </c:ext>
          </c:extLst>
        </c:ser>
        <c:dLbls>
          <c:showLegendKey val="0"/>
          <c:showVal val="0"/>
          <c:showCatName val="0"/>
          <c:showSerName val="0"/>
          <c:showPercent val="0"/>
          <c:showBubbleSize val="0"/>
        </c:dLbls>
        <c:gapWidth val="219"/>
        <c:overlap val="-27"/>
        <c:axId val="845767215"/>
        <c:axId val="836915871"/>
      </c:barChart>
      <c:catAx>
        <c:axId val="845767215"/>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6915871"/>
        <c:crosses val="autoZero"/>
        <c:auto val="1"/>
        <c:lblAlgn val="ctr"/>
        <c:lblOffset val="100"/>
        <c:noMultiLvlLbl val="0"/>
      </c:catAx>
      <c:valAx>
        <c:axId val="836915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767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3 - First 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Sheet1!$D$41</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4.7641099914359444E-4</c:v>
                  </c:pt>
                  <c:pt idx="1">
                    <c:v>8.4250482242579272E-4</c:v>
                  </c:pt>
                  <c:pt idx="2">
                    <c:v>6.1754131244749972E-4</c:v>
                  </c:pt>
                  <c:pt idx="3">
                    <c:v>2.055140932098869E-4</c:v>
                  </c:pt>
                </c:numCache>
              </c:numRef>
            </c:plus>
            <c:minus>
              <c:numRef>
                <c:f>Sheet1!$A$36:$D$36</c:f>
                <c:numCache>
                  <c:formatCode>General</c:formatCode>
                  <c:ptCount val="4"/>
                  <c:pt idx="0">
                    <c:v>4.7641099914359444E-4</c:v>
                  </c:pt>
                  <c:pt idx="1">
                    <c:v>8.4250482242579272E-4</c:v>
                  </c:pt>
                  <c:pt idx="2">
                    <c:v>6.1754131244749972E-4</c:v>
                  </c:pt>
                  <c:pt idx="3">
                    <c:v>2.055140932098869E-4</c:v>
                  </c:pt>
                </c:numCache>
              </c:numRef>
            </c:minus>
            <c:spPr>
              <a:noFill/>
              <a:ln w="9525" cap="flat" cmpd="sng" algn="ctr">
                <a:solidFill>
                  <a:schemeClr val="tx1">
                    <a:lumMod val="65000"/>
                    <a:lumOff val="35000"/>
                  </a:schemeClr>
                </a:solidFill>
                <a:round/>
              </a:ln>
              <a:effectLst/>
            </c:spPr>
          </c:errBars>
          <c:cat>
            <c:numRef>
              <c:f>Sheet1!$C$42:$C$45</c:f>
              <c:numCache>
                <c:formatCode>0%</c:formatCode>
                <c:ptCount val="4"/>
                <c:pt idx="0">
                  <c:v>0.25</c:v>
                </c:pt>
                <c:pt idx="1">
                  <c:v>0.5</c:v>
                </c:pt>
                <c:pt idx="2">
                  <c:v>0.75</c:v>
                </c:pt>
                <c:pt idx="3">
                  <c:v>1</c:v>
                </c:pt>
              </c:numCache>
            </c:numRef>
          </c:cat>
          <c:val>
            <c:numRef>
              <c:f>Sheet1!$D$42:$D$45</c:f>
              <c:numCache>
                <c:formatCode>General</c:formatCode>
                <c:ptCount val="4"/>
                <c:pt idx="0">
                  <c:v>4.41861152648925E-3</c:v>
                </c:pt>
                <c:pt idx="1">
                  <c:v>5.9690475463867101E-3</c:v>
                </c:pt>
                <c:pt idx="2">
                  <c:v>4.7910213470458898E-3</c:v>
                </c:pt>
                <c:pt idx="3">
                  <c:v>2.1111965179443299E-3</c:v>
                </c:pt>
              </c:numCache>
            </c:numRef>
          </c:val>
          <c:extLst>
            <c:ext xmlns:c16="http://schemas.microsoft.com/office/drawing/2014/chart" uri="{C3380CC4-5D6E-409C-BE32-E72D297353CC}">
              <c16:uniqueId val="{00000000-BDAC-4E5A-BCCF-C035A92888C4}"/>
            </c:ext>
          </c:extLst>
        </c:ser>
        <c:ser>
          <c:idx val="1"/>
          <c:order val="1"/>
          <c:tx>
            <c:strRef>
              <c:f>Sheet1!$E$41</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1.5258106053738047E-4</c:v>
                  </c:pt>
                  <c:pt idx="1">
                    <c:v>1.6850706377011002E-4</c:v>
                  </c:pt>
                  <c:pt idx="2">
                    <c:v>1.6852684163029151E-4</c:v>
                  </c:pt>
                  <c:pt idx="3">
                    <c:v>2.8315244384824131E-4</c:v>
                  </c:pt>
                </c:numCache>
              </c:numRef>
            </c:plus>
            <c:minus>
              <c:numRef>
                <c:f>Sheet1!$H$36:$K$36</c:f>
                <c:numCache>
                  <c:formatCode>General</c:formatCode>
                  <c:ptCount val="4"/>
                  <c:pt idx="0">
                    <c:v>1.5258106053738047E-4</c:v>
                  </c:pt>
                  <c:pt idx="1">
                    <c:v>1.6850706377011002E-4</c:v>
                  </c:pt>
                  <c:pt idx="2">
                    <c:v>1.6852684163029151E-4</c:v>
                  </c:pt>
                  <c:pt idx="3">
                    <c:v>2.8315244384824131E-4</c:v>
                  </c:pt>
                </c:numCache>
              </c:numRef>
            </c:minus>
            <c:spPr>
              <a:noFill/>
              <a:ln w="9525" cap="flat" cmpd="sng" algn="ctr">
                <a:solidFill>
                  <a:schemeClr val="tx1">
                    <a:lumMod val="65000"/>
                    <a:lumOff val="35000"/>
                  </a:schemeClr>
                </a:solidFill>
                <a:round/>
              </a:ln>
              <a:effectLst/>
            </c:spPr>
          </c:errBars>
          <c:cat>
            <c:numRef>
              <c:f>Sheet1!$C$42:$C$45</c:f>
              <c:numCache>
                <c:formatCode>0%</c:formatCode>
                <c:ptCount val="4"/>
                <c:pt idx="0">
                  <c:v>0.25</c:v>
                </c:pt>
                <c:pt idx="1">
                  <c:v>0.5</c:v>
                </c:pt>
                <c:pt idx="2">
                  <c:v>0.75</c:v>
                </c:pt>
                <c:pt idx="3">
                  <c:v>1</c:v>
                </c:pt>
              </c:numCache>
            </c:numRef>
          </c:cat>
          <c:val>
            <c:numRef>
              <c:f>Sheet1!$E$42:$E$45</c:f>
              <c:numCache>
                <c:formatCode>General</c:formatCode>
                <c:ptCount val="4"/>
                <c:pt idx="0">
                  <c:v>1.5559196472167899E-3</c:v>
                </c:pt>
                <c:pt idx="1">
                  <c:v>1.5647411346435499E-3</c:v>
                </c:pt>
                <c:pt idx="2">
                  <c:v>3.01885604858398E-3</c:v>
                </c:pt>
                <c:pt idx="3">
                  <c:v>9.3679428100585903E-3</c:v>
                </c:pt>
              </c:numCache>
            </c:numRef>
          </c:val>
          <c:extLst>
            <c:ext xmlns:c16="http://schemas.microsoft.com/office/drawing/2014/chart" uri="{C3380CC4-5D6E-409C-BE32-E72D297353CC}">
              <c16:uniqueId val="{00000001-BDAC-4E5A-BCCF-C035A92888C4}"/>
            </c:ext>
          </c:extLst>
        </c:ser>
        <c:dLbls>
          <c:showLegendKey val="0"/>
          <c:showVal val="0"/>
          <c:showCatName val="0"/>
          <c:showSerName val="0"/>
          <c:showPercent val="0"/>
          <c:showBubbleSize val="0"/>
        </c:dLbls>
        <c:gapWidth val="219"/>
        <c:overlap val="-27"/>
        <c:axId val="351784112"/>
        <c:axId val="351786992"/>
      </c:barChart>
      <c:catAx>
        <c:axId val="35178411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786992"/>
        <c:crosses val="autoZero"/>
        <c:auto val="1"/>
        <c:lblAlgn val="ctr"/>
        <c:lblOffset val="100"/>
        <c:noMultiLvlLbl val="0"/>
      </c:catAx>
      <c:valAx>
        <c:axId val="351786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78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3 - Average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Sheet1!$H$41</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4.7641099914359444E-4</c:v>
                  </c:pt>
                  <c:pt idx="1">
                    <c:v>8.4250482242579272E-4</c:v>
                  </c:pt>
                  <c:pt idx="2">
                    <c:v>6.1754131244749972E-4</c:v>
                  </c:pt>
                  <c:pt idx="3">
                    <c:v>2.055140932098869E-4</c:v>
                  </c:pt>
                </c:numCache>
              </c:numRef>
            </c:plus>
            <c:minus>
              <c:numRef>
                <c:f>Sheet1!$A$36:$D$36</c:f>
                <c:numCache>
                  <c:formatCode>General</c:formatCode>
                  <c:ptCount val="4"/>
                  <c:pt idx="0">
                    <c:v>4.7641099914359444E-4</c:v>
                  </c:pt>
                  <c:pt idx="1">
                    <c:v>8.4250482242579272E-4</c:v>
                  </c:pt>
                  <c:pt idx="2">
                    <c:v>6.1754131244749972E-4</c:v>
                  </c:pt>
                  <c:pt idx="3">
                    <c:v>2.055140932098869E-4</c:v>
                  </c:pt>
                </c:numCache>
              </c:numRef>
            </c:minus>
            <c:spPr>
              <a:noFill/>
              <a:ln w="9525" cap="flat" cmpd="sng" algn="ctr">
                <a:solidFill>
                  <a:schemeClr val="tx1">
                    <a:lumMod val="65000"/>
                    <a:lumOff val="35000"/>
                  </a:schemeClr>
                </a:solidFill>
                <a:round/>
              </a:ln>
              <a:effectLst/>
            </c:spPr>
          </c:errBars>
          <c:cat>
            <c:numRef>
              <c:f>Sheet1!$G$42:$G$45</c:f>
              <c:numCache>
                <c:formatCode>0%</c:formatCode>
                <c:ptCount val="4"/>
                <c:pt idx="0">
                  <c:v>0.25</c:v>
                </c:pt>
                <c:pt idx="1">
                  <c:v>0.5</c:v>
                </c:pt>
                <c:pt idx="2">
                  <c:v>0.75</c:v>
                </c:pt>
                <c:pt idx="3">
                  <c:v>1</c:v>
                </c:pt>
              </c:numCache>
            </c:numRef>
          </c:cat>
          <c:val>
            <c:numRef>
              <c:f>Sheet1!$H$42:$H$45</c:f>
              <c:numCache>
                <c:formatCode>General</c:formatCode>
                <c:ptCount val="4"/>
                <c:pt idx="0">
                  <c:v>4.0088392073108258E-3</c:v>
                </c:pt>
                <c:pt idx="1">
                  <c:v>5.7576856305522279E-3</c:v>
                </c:pt>
                <c:pt idx="2">
                  <c:v>5.502885387789814E-3</c:v>
                </c:pt>
                <c:pt idx="3">
                  <c:v>1.6443344854539393E-3</c:v>
                </c:pt>
              </c:numCache>
            </c:numRef>
          </c:val>
          <c:extLst>
            <c:ext xmlns:c16="http://schemas.microsoft.com/office/drawing/2014/chart" uri="{C3380CC4-5D6E-409C-BE32-E72D297353CC}">
              <c16:uniqueId val="{00000000-207E-40A0-94A5-CEA686DB2951}"/>
            </c:ext>
          </c:extLst>
        </c:ser>
        <c:ser>
          <c:idx val="1"/>
          <c:order val="1"/>
          <c:tx>
            <c:strRef>
              <c:f>Sheet1!$I$41</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1.5258106053738047E-4</c:v>
                  </c:pt>
                  <c:pt idx="1">
                    <c:v>1.6850706377011002E-4</c:v>
                  </c:pt>
                  <c:pt idx="2">
                    <c:v>1.6852684163029151E-4</c:v>
                  </c:pt>
                  <c:pt idx="3">
                    <c:v>2.8315244384824131E-4</c:v>
                  </c:pt>
                </c:numCache>
              </c:numRef>
            </c:plus>
            <c:minus>
              <c:numRef>
                <c:f>Sheet1!$H$36:$K$36</c:f>
                <c:numCache>
                  <c:formatCode>General</c:formatCode>
                  <c:ptCount val="4"/>
                  <c:pt idx="0">
                    <c:v>1.5258106053738047E-4</c:v>
                  </c:pt>
                  <c:pt idx="1">
                    <c:v>1.6850706377011002E-4</c:v>
                  </c:pt>
                  <c:pt idx="2">
                    <c:v>1.6852684163029151E-4</c:v>
                  </c:pt>
                  <c:pt idx="3">
                    <c:v>2.8315244384824131E-4</c:v>
                  </c:pt>
                </c:numCache>
              </c:numRef>
            </c:minus>
            <c:spPr>
              <a:noFill/>
              <a:ln w="9525" cap="flat" cmpd="sng" algn="ctr">
                <a:solidFill>
                  <a:schemeClr val="tx1">
                    <a:lumMod val="65000"/>
                    <a:lumOff val="35000"/>
                  </a:schemeClr>
                </a:solidFill>
                <a:round/>
              </a:ln>
              <a:effectLst/>
            </c:spPr>
          </c:errBars>
          <c:cat>
            <c:numRef>
              <c:f>Sheet1!$G$42:$G$45</c:f>
              <c:numCache>
                <c:formatCode>0%</c:formatCode>
                <c:ptCount val="4"/>
                <c:pt idx="0">
                  <c:v>0.25</c:v>
                </c:pt>
                <c:pt idx="1">
                  <c:v>0.5</c:v>
                </c:pt>
                <c:pt idx="2">
                  <c:v>0.75</c:v>
                </c:pt>
                <c:pt idx="3">
                  <c:v>1</c:v>
                </c:pt>
              </c:numCache>
            </c:numRef>
          </c:cat>
          <c:val>
            <c:numRef>
              <c:f>Sheet1!$I$42:$I$45</c:f>
              <c:numCache>
                <c:formatCode>General</c:formatCode>
                <c:ptCount val="4"/>
                <c:pt idx="0">
                  <c:v>1.9137936253701446E-3</c:v>
                </c:pt>
                <c:pt idx="1">
                  <c:v>2.1673787024713287E-3</c:v>
                </c:pt>
                <c:pt idx="2">
                  <c:v>2.5994546951786119E-3</c:v>
                </c:pt>
                <c:pt idx="3">
                  <c:v>8.1308810941634578E-3</c:v>
                </c:pt>
              </c:numCache>
            </c:numRef>
          </c:val>
          <c:extLst>
            <c:ext xmlns:c16="http://schemas.microsoft.com/office/drawing/2014/chart" uri="{C3380CC4-5D6E-409C-BE32-E72D297353CC}">
              <c16:uniqueId val="{00000001-207E-40A0-94A5-CEA686DB2951}"/>
            </c:ext>
          </c:extLst>
        </c:ser>
        <c:dLbls>
          <c:showLegendKey val="0"/>
          <c:showVal val="0"/>
          <c:showCatName val="0"/>
          <c:showSerName val="0"/>
          <c:showPercent val="0"/>
          <c:showBubbleSize val="0"/>
        </c:dLbls>
        <c:gapWidth val="219"/>
        <c:overlap val="-27"/>
        <c:axId val="249334512"/>
        <c:axId val="212098928"/>
      </c:barChart>
      <c:catAx>
        <c:axId val="24933451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98928"/>
        <c:crosses val="autoZero"/>
        <c:auto val="1"/>
        <c:lblAlgn val="ctr"/>
        <c:lblOffset val="100"/>
        <c:noMultiLvlLbl val="0"/>
      </c:catAx>
      <c:valAx>
        <c:axId val="212098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33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4 - First 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Sheet1!$D$41</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3.148911938165201E-4</c:v>
                  </c:pt>
                  <c:pt idx="1">
                    <c:v>1.8758897403063377E-3</c:v>
                  </c:pt>
                  <c:pt idx="2">
                    <c:v>6.1353625145908557E-4</c:v>
                  </c:pt>
                  <c:pt idx="3">
                    <c:v>1.703851942913716E-4</c:v>
                  </c:pt>
                </c:numCache>
              </c:numRef>
            </c:plus>
            <c:minus>
              <c:numRef>
                <c:f>Sheet1!$A$36:$D$36</c:f>
                <c:numCache>
                  <c:formatCode>General</c:formatCode>
                  <c:ptCount val="4"/>
                  <c:pt idx="0">
                    <c:v>3.148911938165201E-4</c:v>
                  </c:pt>
                  <c:pt idx="1">
                    <c:v>1.8758897403063377E-3</c:v>
                  </c:pt>
                  <c:pt idx="2">
                    <c:v>6.1353625145908557E-4</c:v>
                  </c:pt>
                  <c:pt idx="3">
                    <c:v>1.703851942913716E-4</c:v>
                  </c:pt>
                </c:numCache>
              </c:numRef>
            </c:minus>
            <c:spPr>
              <a:noFill/>
              <a:ln w="9525" cap="flat" cmpd="sng" algn="ctr">
                <a:solidFill>
                  <a:schemeClr val="tx1">
                    <a:lumMod val="65000"/>
                    <a:lumOff val="35000"/>
                  </a:schemeClr>
                </a:solidFill>
                <a:round/>
              </a:ln>
              <a:effectLst/>
            </c:spPr>
          </c:errBars>
          <c:cat>
            <c:numRef>
              <c:f>Sheet1!$C$42:$C$45</c:f>
              <c:numCache>
                <c:formatCode>0%</c:formatCode>
                <c:ptCount val="4"/>
                <c:pt idx="0">
                  <c:v>0.25</c:v>
                </c:pt>
                <c:pt idx="1">
                  <c:v>0.5</c:v>
                </c:pt>
                <c:pt idx="2">
                  <c:v>0.75</c:v>
                </c:pt>
                <c:pt idx="3">
                  <c:v>1</c:v>
                </c:pt>
              </c:numCache>
            </c:numRef>
          </c:cat>
          <c:val>
            <c:numRef>
              <c:f>Sheet1!$D$42:$D$45</c:f>
              <c:numCache>
                <c:formatCode>General</c:formatCode>
                <c:ptCount val="4"/>
                <c:pt idx="0">
                  <c:v>4.5249462127685504E-3</c:v>
                </c:pt>
                <c:pt idx="1">
                  <c:v>8.4140300750732405E-3</c:v>
                </c:pt>
                <c:pt idx="2">
                  <c:v>4.5721530914306597E-3</c:v>
                </c:pt>
                <c:pt idx="3">
                  <c:v>3.0393600463867101E-3</c:v>
                </c:pt>
              </c:numCache>
            </c:numRef>
          </c:val>
          <c:extLst>
            <c:ext xmlns:c16="http://schemas.microsoft.com/office/drawing/2014/chart" uri="{C3380CC4-5D6E-409C-BE32-E72D297353CC}">
              <c16:uniqueId val="{00000000-F29C-446F-89AB-0E3B91A4FDF7}"/>
            </c:ext>
          </c:extLst>
        </c:ser>
        <c:ser>
          <c:idx val="1"/>
          <c:order val="1"/>
          <c:tx>
            <c:strRef>
              <c:f>Sheet1!$E$41</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2.6102384196707672E-4</c:v>
                  </c:pt>
                  <c:pt idx="1">
                    <c:v>2.4212539333144257E-4</c:v>
                  </c:pt>
                  <c:pt idx="2">
                    <c:v>3.010753473821913E-4</c:v>
                  </c:pt>
                  <c:pt idx="3">
                    <c:v>4.2494715984838524E-4</c:v>
                  </c:pt>
                </c:numCache>
              </c:numRef>
            </c:plus>
            <c:minus>
              <c:numRef>
                <c:f>Sheet1!$H$36:$K$36</c:f>
                <c:numCache>
                  <c:formatCode>General</c:formatCode>
                  <c:ptCount val="4"/>
                  <c:pt idx="0">
                    <c:v>2.6102384196707672E-4</c:v>
                  </c:pt>
                  <c:pt idx="1">
                    <c:v>2.4212539333144257E-4</c:v>
                  </c:pt>
                  <c:pt idx="2">
                    <c:v>3.010753473821913E-4</c:v>
                  </c:pt>
                  <c:pt idx="3">
                    <c:v>4.2494715984838524E-4</c:v>
                  </c:pt>
                </c:numCache>
              </c:numRef>
            </c:minus>
            <c:spPr>
              <a:noFill/>
              <a:ln w="9525" cap="flat" cmpd="sng" algn="ctr">
                <a:solidFill>
                  <a:schemeClr val="tx1">
                    <a:lumMod val="65000"/>
                    <a:lumOff val="35000"/>
                  </a:schemeClr>
                </a:solidFill>
                <a:round/>
              </a:ln>
              <a:effectLst/>
            </c:spPr>
          </c:errBars>
          <c:cat>
            <c:numRef>
              <c:f>Sheet1!$C$42:$C$45</c:f>
              <c:numCache>
                <c:formatCode>0%</c:formatCode>
                <c:ptCount val="4"/>
                <c:pt idx="0">
                  <c:v>0.25</c:v>
                </c:pt>
                <c:pt idx="1">
                  <c:v>0.5</c:v>
                </c:pt>
                <c:pt idx="2">
                  <c:v>0.75</c:v>
                </c:pt>
                <c:pt idx="3">
                  <c:v>1</c:v>
                </c:pt>
              </c:numCache>
            </c:numRef>
          </c:cat>
          <c:val>
            <c:numRef>
              <c:f>Sheet1!$E$42:$E$45</c:f>
              <c:numCache>
                <c:formatCode>General</c:formatCode>
                <c:ptCount val="4"/>
                <c:pt idx="0">
                  <c:v>2.5377273559570299E-3</c:v>
                </c:pt>
                <c:pt idx="1">
                  <c:v>3.9684772491455E-3</c:v>
                </c:pt>
                <c:pt idx="2">
                  <c:v>3.5691261291503902E-3</c:v>
                </c:pt>
                <c:pt idx="3">
                  <c:v>1.00476741790771E-2</c:v>
                </c:pt>
              </c:numCache>
            </c:numRef>
          </c:val>
          <c:extLst>
            <c:ext xmlns:c16="http://schemas.microsoft.com/office/drawing/2014/chart" uri="{C3380CC4-5D6E-409C-BE32-E72D297353CC}">
              <c16:uniqueId val="{00000001-F29C-446F-89AB-0E3B91A4FDF7}"/>
            </c:ext>
          </c:extLst>
        </c:ser>
        <c:dLbls>
          <c:showLegendKey val="0"/>
          <c:showVal val="0"/>
          <c:showCatName val="0"/>
          <c:showSerName val="0"/>
          <c:showPercent val="0"/>
          <c:showBubbleSize val="0"/>
        </c:dLbls>
        <c:gapWidth val="219"/>
        <c:overlap val="-27"/>
        <c:axId val="471235392"/>
        <c:axId val="471234432"/>
      </c:barChart>
      <c:catAx>
        <c:axId val="47123539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234432"/>
        <c:crosses val="autoZero"/>
        <c:auto val="1"/>
        <c:lblAlgn val="ctr"/>
        <c:lblOffset val="100"/>
        <c:noMultiLvlLbl val="0"/>
      </c:catAx>
      <c:valAx>
        <c:axId val="47123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235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4</a:t>
            </a:r>
            <a:r>
              <a:rPr lang="en-US" baseline="0"/>
              <a:t> - Average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Sheet1!$H$41</c:f>
              <c:strCache>
                <c:ptCount val="1"/>
                <c:pt idx="0">
                  <c:v>Neo4j</c:v>
                </c:pt>
              </c:strCache>
            </c:strRef>
          </c:tx>
          <c:spPr>
            <a:solidFill>
              <a:schemeClr val="accent1"/>
            </a:solidFill>
            <a:ln>
              <a:noFill/>
            </a:ln>
            <a:effectLst/>
          </c:spPr>
          <c:invertIfNegative val="0"/>
          <c:errBars>
            <c:errBarType val="both"/>
            <c:errValType val="cust"/>
            <c:noEndCap val="0"/>
            <c:plus>
              <c:numRef>
                <c:f>Sheet1!$A$36:$D$36</c:f>
                <c:numCache>
                  <c:formatCode>General</c:formatCode>
                  <c:ptCount val="4"/>
                  <c:pt idx="0">
                    <c:v>3.148911938165201E-4</c:v>
                  </c:pt>
                  <c:pt idx="1">
                    <c:v>1.8758897403063377E-3</c:v>
                  </c:pt>
                  <c:pt idx="2">
                    <c:v>6.1353625145908557E-4</c:v>
                  </c:pt>
                  <c:pt idx="3">
                    <c:v>1.703851942913716E-4</c:v>
                  </c:pt>
                </c:numCache>
              </c:numRef>
            </c:plus>
            <c:minus>
              <c:numRef>
                <c:f>Sheet1!$A$36:$D$36</c:f>
                <c:numCache>
                  <c:formatCode>General</c:formatCode>
                  <c:ptCount val="4"/>
                  <c:pt idx="0">
                    <c:v>3.148911938165201E-4</c:v>
                  </c:pt>
                  <c:pt idx="1">
                    <c:v>1.8758897403063377E-3</c:v>
                  </c:pt>
                  <c:pt idx="2">
                    <c:v>6.1353625145908557E-4</c:v>
                  </c:pt>
                  <c:pt idx="3">
                    <c:v>1.703851942913716E-4</c:v>
                  </c:pt>
                </c:numCache>
              </c:numRef>
            </c:minus>
            <c:spPr>
              <a:noFill/>
              <a:ln w="9525" cap="flat" cmpd="sng" algn="ctr">
                <a:solidFill>
                  <a:schemeClr val="tx1">
                    <a:lumMod val="65000"/>
                    <a:lumOff val="35000"/>
                  </a:schemeClr>
                </a:solidFill>
                <a:round/>
              </a:ln>
              <a:effectLst/>
            </c:spPr>
          </c:errBars>
          <c:cat>
            <c:numRef>
              <c:f>Sheet1!$G$42:$G$45</c:f>
              <c:numCache>
                <c:formatCode>0%</c:formatCode>
                <c:ptCount val="4"/>
                <c:pt idx="0">
                  <c:v>0.25</c:v>
                </c:pt>
                <c:pt idx="1">
                  <c:v>0.5</c:v>
                </c:pt>
                <c:pt idx="2">
                  <c:v>0.75</c:v>
                </c:pt>
                <c:pt idx="3">
                  <c:v>1</c:v>
                </c:pt>
              </c:numCache>
            </c:numRef>
          </c:cat>
          <c:val>
            <c:numRef>
              <c:f>Sheet1!$H$42:$H$45</c:f>
              <c:numCache>
                <c:formatCode>General</c:formatCode>
                <c:ptCount val="4"/>
                <c:pt idx="0">
                  <c:v>5.4068642277871372E-3</c:v>
                </c:pt>
                <c:pt idx="1">
                  <c:v>1.0432858620920471E-2</c:v>
                </c:pt>
                <c:pt idx="2">
                  <c:v>6.2282700692453665E-3</c:v>
                </c:pt>
                <c:pt idx="3">
                  <c:v>2.5145084627212965E-3</c:v>
                </c:pt>
              </c:numCache>
            </c:numRef>
          </c:val>
          <c:extLst>
            <c:ext xmlns:c16="http://schemas.microsoft.com/office/drawing/2014/chart" uri="{C3380CC4-5D6E-409C-BE32-E72D297353CC}">
              <c16:uniqueId val="{00000000-1C82-41AB-8D7C-085D91AEE162}"/>
            </c:ext>
          </c:extLst>
        </c:ser>
        <c:ser>
          <c:idx val="1"/>
          <c:order val="1"/>
          <c:tx>
            <c:strRef>
              <c:f>Sheet1!$I$41</c:f>
              <c:strCache>
                <c:ptCount val="1"/>
                <c:pt idx="0">
                  <c:v>MongoDB</c:v>
                </c:pt>
              </c:strCache>
            </c:strRef>
          </c:tx>
          <c:spPr>
            <a:solidFill>
              <a:schemeClr val="accent2"/>
            </a:solidFill>
            <a:ln>
              <a:noFill/>
            </a:ln>
            <a:effectLst/>
          </c:spPr>
          <c:invertIfNegative val="0"/>
          <c:errBars>
            <c:errBarType val="both"/>
            <c:errValType val="cust"/>
            <c:noEndCap val="0"/>
            <c:plus>
              <c:numRef>
                <c:f>Sheet1!$H$36:$K$36</c:f>
                <c:numCache>
                  <c:formatCode>General</c:formatCode>
                  <c:ptCount val="4"/>
                  <c:pt idx="0">
                    <c:v>2.6102384196707672E-4</c:v>
                  </c:pt>
                  <c:pt idx="1">
                    <c:v>2.4212539333144257E-4</c:v>
                  </c:pt>
                  <c:pt idx="2">
                    <c:v>3.010753473821913E-4</c:v>
                  </c:pt>
                  <c:pt idx="3">
                    <c:v>4.2494715984838524E-4</c:v>
                  </c:pt>
                </c:numCache>
              </c:numRef>
            </c:plus>
            <c:minus>
              <c:numRef>
                <c:f>Sheet1!$H$36:$K$36</c:f>
                <c:numCache>
                  <c:formatCode>General</c:formatCode>
                  <c:ptCount val="4"/>
                  <c:pt idx="0">
                    <c:v>2.6102384196707672E-4</c:v>
                  </c:pt>
                  <c:pt idx="1">
                    <c:v>2.4212539333144257E-4</c:v>
                  </c:pt>
                  <c:pt idx="2">
                    <c:v>3.010753473821913E-4</c:v>
                  </c:pt>
                  <c:pt idx="3">
                    <c:v>4.2494715984838524E-4</c:v>
                  </c:pt>
                </c:numCache>
              </c:numRef>
            </c:minus>
            <c:spPr>
              <a:noFill/>
              <a:ln w="9525" cap="flat" cmpd="sng" algn="ctr">
                <a:solidFill>
                  <a:schemeClr val="tx1">
                    <a:lumMod val="65000"/>
                    <a:lumOff val="35000"/>
                  </a:schemeClr>
                </a:solidFill>
                <a:round/>
              </a:ln>
              <a:effectLst/>
            </c:spPr>
          </c:errBars>
          <c:cat>
            <c:numRef>
              <c:f>Sheet1!$G$42:$G$45</c:f>
              <c:numCache>
                <c:formatCode>0%</c:formatCode>
                <c:ptCount val="4"/>
                <c:pt idx="0">
                  <c:v>0.25</c:v>
                </c:pt>
                <c:pt idx="1">
                  <c:v>0.5</c:v>
                </c:pt>
                <c:pt idx="2">
                  <c:v>0.75</c:v>
                </c:pt>
                <c:pt idx="3">
                  <c:v>1</c:v>
                </c:pt>
              </c:numCache>
            </c:numRef>
          </c:cat>
          <c:val>
            <c:numRef>
              <c:f>Sheet1!$I$42:$I$45</c:f>
              <c:numCache>
                <c:formatCode>General</c:formatCode>
                <c:ptCount val="4"/>
                <c:pt idx="0">
                  <c:v>3.0127648384340325E-3</c:v>
                </c:pt>
                <c:pt idx="1">
                  <c:v>3.4903557069839932E-3</c:v>
                </c:pt>
                <c:pt idx="2">
                  <c:v>3.8682414639380617E-3</c:v>
                </c:pt>
                <c:pt idx="3">
                  <c:v>9.4939047290432729E-3</c:v>
                </c:pt>
              </c:numCache>
            </c:numRef>
          </c:val>
          <c:extLst>
            <c:ext xmlns:c16="http://schemas.microsoft.com/office/drawing/2014/chart" uri="{C3380CC4-5D6E-409C-BE32-E72D297353CC}">
              <c16:uniqueId val="{00000001-1C82-41AB-8D7C-085D91AEE162}"/>
            </c:ext>
          </c:extLst>
        </c:ser>
        <c:dLbls>
          <c:showLegendKey val="0"/>
          <c:showVal val="0"/>
          <c:showCatName val="0"/>
          <c:showSerName val="0"/>
          <c:showPercent val="0"/>
          <c:showBubbleSize val="0"/>
        </c:dLbls>
        <c:gapWidth val="219"/>
        <c:overlap val="-27"/>
        <c:axId val="471289152"/>
        <c:axId val="471278112"/>
      </c:barChart>
      <c:catAx>
        <c:axId val="47128915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278112"/>
        <c:crosses val="autoZero"/>
        <c:auto val="1"/>
        <c:lblAlgn val="ctr"/>
        <c:lblOffset val="100"/>
        <c:noMultiLvlLbl val="0"/>
      </c:catAx>
      <c:valAx>
        <c:axId val="47127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28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B56C08053046D18FA2E0DD9D879D0D"/>
        <w:category>
          <w:name w:val="General"/>
          <w:gallery w:val="placeholder"/>
        </w:category>
        <w:types>
          <w:type w:val="bbPlcHdr"/>
        </w:types>
        <w:behaviors>
          <w:behavior w:val="content"/>
        </w:behaviors>
        <w:guid w:val="{EDE0F8E8-B279-42AF-B35C-EA782C810452}"/>
      </w:docPartPr>
      <w:docPartBody>
        <w:p w:rsidR="00000000" w:rsidRDefault="005B2EEF" w:rsidP="005B2EEF">
          <w:pPr>
            <w:pStyle w:val="38B56C08053046D18FA2E0DD9D879D0D"/>
          </w:pPr>
          <w:r>
            <w:rPr>
              <w:rFonts w:asciiTheme="majorHAnsi" w:eastAsiaTheme="majorEastAsia" w:hAnsiTheme="majorHAnsi" w:cstheme="majorBidi"/>
              <w:caps/>
              <w:color w:val="4472C4" w:themeColor="accent1"/>
              <w:sz w:val="80"/>
              <w:szCs w:val="80"/>
            </w:rPr>
            <w:t>[Document title]</w:t>
          </w:r>
        </w:p>
      </w:docPartBody>
    </w:docPart>
    <w:docPart>
      <w:docPartPr>
        <w:name w:val="472E77B91A5B41D28CFE5D7FA904CACA"/>
        <w:category>
          <w:name w:val="General"/>
          <w:gallery w:val="placeholder"/>
        </w:category>
        <w:types>
          <w:type w:val="bbPlcHdr"/>
        </w:types>
        <w:behaviors>
          <w:behavior w:val="content"/>
        </w:behaviors>
        <w:guid w:val="{3D288B28-6A09-4B23-94D0-D5D5B8B0F40E}"/>
      </w:docPartPr>
      <w:docPartBody>
        <w:p w:rsidR="00000000" w:rsidRDefault="005B2EEF" w:rsidP="005B2EEF">
          <w:pPr>
            <w:pStyle w:val="472E77B91A5B41D28CFE5D7FA904CAC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EEF"/>
    <w:rsid w:val="005B2EEF"/>
    <w:rsid w:val="00BF1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B56C08053046D18FA2E0DD9D879D0D">
    <w:name w:val="38B56C08053046D18FA2E0DD9D879D0D"/>
    <w:rsid w:val="005B2EEF"/>
  </w:style>
  <w:style w:type="paragraph" w:customStyle="1" w:styleId="472E77B91A5B41D28CFE5D7FA904CACA">
    <w:name w:val="472E77B91A5B41D28CFE5D7FA904CACA"/>
    <w:rsid w:val="005B2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ACADEMIC YEAR 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C01364-3B3E-4F62-8B76-DC475659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20</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tRINH THI LAN ANH</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Univertity of messina</dc:title>
  <dc:subject>DEPARTMENT</dc:subject>
  <dc:creator>Trinh Lan Anh</dc:creator>
  <cp:keywords/>
  <dc:description/>
  <cp:lastModifiedBy>THI LAN ANH TRINH 519161</cp:lastModifiedBy>
  <cp:revision>14</cp:revision>
  <cp:lastPrinted>2023-07-16T20:45:00Z</cp:lastPrinted>
  <dcterms:created xsi:type="dcterms:W3CDTF">2023-06-25T13:54:00Z</dcterms:created>
  <dcterms:modified xsi:type="dcterms:W3CDTF">2023-07-16T20:46:00Z</dcterms:modified>
</cp:coreProperties>
</file>